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3A0A5" w14:textId="77777777" w:rsidR="00B96BB0" w:rsidRDefault="00B96BB0">
      <w:pPr>
        <w:spacing w:line="418" w:lineRule="exact"/>
        <w:ind w:left="106"/>
        <w:rPr>
          <w:spacing w:val="-2"/>
          <w:sz w:val="28"/>
        </w:rPr>
      </w:pPr>
    </w:p>
    <w:p w14:paraId="018E70E3" w14:textId="77777777" w:rsidR="00B96BB0" w:rsidRDefault="00B96BB0">
      <w:pPr>
        <w:spacing w:line="418" w:lineRule="exact"/>
        <w:ind w:left="106"/>
        <w:rPr>
          <w:spacing w:val="-2"/>
          <w:sz w:val="28"/>
        </w:rPr>
      </w:pPr>
    </w:p>
    <w:p w14:paraId="2763978E" w14:textId="46A6A17F" w:rsidR="00982EA8" w:rsidRDefault="00000000">
      <w:pPr>
        <w:spacing w:line="418" w:lineRule="exact"/>
        <w:ind w:left="106"/>
        <w:rPr>
          <w:sz w:val="28"/>
        </w:rPr>
      </w:pPr>
      <w:r>
        <w:rPr>
          <w:spacing w:val="-2"/>
          <w:sz w:val="28"/>
        </w:rPr>
        <w:t>Highlights</w:t>
      </w:r>
    </w:p>
    <w:p w14:paraId="2EB6E288" w14:textId="77777777" w:rsidR="00982EA8" w:rsidRDefault="00982EA8">
      <w:pPr>
        <w:pStyle w:val="BodyText"/>
        <w:spacing w:before="8"/>
        <w:rPr>
          <w:sz w:val="23"/>
        </w:rPr>
      </w:pPr>
    </w:p>
    <w:p w14:paraId="391D50E6" w14:textId="77777777" w:rsidR="00982EA8" w:rsidRDefault="00000000">
      <w:pPr>
        <w:pStyle w:val="ListParagraph"/>
        <w:numPr>
          <w:ilvl w:val="0"/>
          <w:numId w:val="5"/>
        </w:numPr>
        <w:tabs>
          <w:tab w:val="left" w:pos="605"/>
        </w:tabs>
        <w:spacing w:line="240" w:lineRule="auto"/>
        <w:ind w:hanging="205"/>
        <w:rPr>
          <w:sz w:val="20"/>
        </w:rPr>
      </w:pPr>
      <w:r>
        <w:rPr>
          <w:sz w:val="20"/>
        </w:rPr>
        <w:t>natural</w:t>
      </w:r>
      <w:r>
        <w:rPr>
          <w:spacing w:val="-9"/>
          <w:sz w:val="20"/>
        </w:rPr>
        <w:t xml:space="preserve"> </w:t>
      </w:r>
      <w:r>
        <w:rPr>
          <w:sz w:val="20"/>
        </w:rPr>
        <w:t>climate</w:t>
      </w:r>
      <w:r>
        <w:rPr>
          <w:spacing w:val="-8"/>
          <w:sz w:val="20"/>
        </w:rPr>
        <w:t xml:space="preserve"> </w:t>
      </w:r>
      <w:r>
        <w:rPr>
          <w:sz w:val="20"/>
        </w:rPr>
        <w:t>solutions</w:t>
      </w:r>
      <w:r>
        <w:rPr>
          <w:spacing w:val="-9"/>
          <w:sz w:val="20"/>
        </w:rPr>
        <w:t xml:space="preserve"> </w:t>
      </w:r>
      <w:r>
        <w:rPr>
          <w:sz w:val="20"/>
        </w:rPr>
        <w:t>include</w:t>
      </w:r>
      <w:r>
        <w:rPr>
          <w:spacing w:val="-8"/>
          <w:sz w:val="20"/>
        </w:rPr>
        <w:t xml:space="preserve"> </w:t>
      </w:r>
      <w:r>
        <w:rPr>
          <w:sz w:val="20"/>
        </w:rPr>
        <w:t>managing</w:t>
      </w:r>
      <w:r>
        <w:rPr>
          <w:spacing w:val="-9"/>
          <w:sz w:val="20"/>
        </w:rPr>
        <w:t xml:space="preserve"> </w:t>
      </w:r>
      <w:r>
        <w:rPr>
          <w:sz w:val="20"/>
        </w:rPr>
        <w:t>forests</w:t>
      </w:r>
      <w:r>
        <w:rPr>
          <w:spacing w:val="-8"/>
          <w:sz w:val="20"/>
        </w:rPr>
        <w:t xml:space="preserve"> </w:t>
      </w:r>
      <w:r>
        <w:rPr>
          <w:sz w:val="20"/>
        </w:rPr>
        <w:t>to</w:t>
      </w:r>
      <w:r>
        <w:rPr>
          <w:spacing w:val="-8"/>
          <w:sz w:val="20"/>
        </w:rPr>
        <w:t xml:space="preserve"> </w:t>
      </w:r>
      <w:r>
        <w:rPr>
          <w:sz w:val="20"/>
        </w:rPr>
        <w:t>store</w:t>
      </w:r>
      <w:r>
        <w:rPr>
          <w:spacing w:val="-9"/>
          <w:sz w:val="20"/>
        </w:rPr>
        <w:t xml:space="preserve"> </w:t>
      </w:r>
      <w:r>
        <w:rPr>
          <w:spacing w:val="-2"/>
          <w:sz w:val="20"/>
        </w:rPr>
        <w:t>carbon</w:t>
      </w:r>
    </w:p>
    <w:p w14:paraId="34B56B0F" w14:textId="466AF5DD" w:rsidR="00982EA8" w:rsidRDefault="00000000">
      <w:pPr>
        <w:pStyle w:val="ListParagraph"/>
        <w:numPr>
          <w:ilvl w:val="0"/>
          <w:numId w:val="5"/>
        </w:numPr>
        <w:tabs>
          <w:tab w:val="left" w:pos="605"/>
        </w:tabs>
        <w:spacing w:before="97" w:line="240" w:lineRule="auto"/>
        <w:ind w:hanging="205"/>
        <w:rPr>
          <w:sz w:val="20"/>
        </w:rPr>
      </w:pPr>
      <w:r>
        <w:rPr>
          <w:sz w:val="20"/>
        </w:rPr>
        <w:t>payments</w:t>
      </w:r>
      <w:r>
        <w:rPr>
          <w:spacing w:val="-9"/>
          <w:sz w:val="20"/>
        </w:rPr>
        <w:t xml:space="preserve"> </w:t>
      </w:r>
      <w:r>
        <w:rPr>
          <w:sz w:val="20"/>
        </w:rPr>
        <w:t>for</w:t>
      </w:r>
      <w:r>
        <w:rPr>
          <w:spacing w:val="-8"/>
          <w:sz w:val="20"/>
        </w:rPr>
        <w:t xml:space="preserve"> </w:t>
      </w:r>
      <w:r>
        <w:rPr>
          <w:sz w:val="20"/>
        </w:rPr>
        <w:t>carbon</w:t>
      </w:r>
      <w:r>
        <w:rPr>
          <w:spacing w:val="-8"/>
          <w:sz w:val="20"/>
        </w:rPr>
        <w:t xml:space="preserve"> </w:t>
      </w:r>
      <w:r>
        <w:rPr>
          <w:sz w:val="20"/>
        </w:rPr>
        <w:t>could</w:t>
      </w:r>
      <w:r>
        <w:rPr>
          <w:spacing w:val="-8"/>
          <w:sz w:val="20"/>
        </w:rPr>
        <w:t xml:space="preserve"> </w:t>
      </w:r>
      <w:r>
        <w:rPr>
          <w:sz w:val="20"/>
        </w:rPr>
        <w:t>lead</w:t>
      </w:r>
      <w:r>
        <w:rPr>
          <w:spacing w:val="-9"/>
          <w:sz w:val="20"/>
        </w:rPr>
        <w:t xml:space="preserve"> </w:t>
      </w:r>
      <w:r>
        <w:rPr>
          <w:sz w:val="20"/>
        </w:rPr>
        <w:t>to</w:t>
      </w:r>
      <w:r>
        <w:rPr>
          <w:spacing w:val="-8"/>
          <w:sz w:val="20"/>
        </w:rPr>
        <w:t xml:space="preserve"> </w:t>
      </w:r>
      <w:commentRangeStart w:id="0"/>
      <w:del w:id="1" w:author="Jacob Gellman" w:date="2022-12-14T23:23:00Z">
        <w:r w:rsidDel="00AB6D1F">
          <w:rPr>
            <w:sz w:val="20"/>
          </w:rPr>
          <w:delText>118.4</w:delText>
        </w:r>
      </w:del>
      <w:r w:rsidR="003045BB">
        <w:rPr>
          <w:sz w:val="20"/>
        </w:rPr>
        <w:t xml:space="preserve"> </w:t>
      </w:r>
      <w:ins w:id="2" w:author="Jacob Gellman" w:date="2022-12-14T23:23:00Z">
        <w:r w:rsidR="00AB6D1F">
          <w:rPr>
            <w:sz w:val="20"/>
          </w:rPr>
          <w:t>61.2</w:t>
        </w:r>
      </w:ins>
      <w:r>
        <w:rPr>
          <w:spacing w:val="-8"/>
          <w:sz w:val="20"/>
        </w:rPr>
        <w:t xml:space="preserve"> </w:t>
      </w:r>
      <w:r>
        <w:rPr>
          <w:sz w:val="20"/>
        </w:rPr>
        <w:t>million</w:t>
      </w:r>
      <w:r>
        <w:rPr>
          <w:spacing w:val="-8"/>
          <w:sz w:val="20"/>
        </w:rPr>
        <w:t xml:space="preserve"> </w:t>
      </w:r>
      <w:r>
        <w:rPr>
          <w:sz w:val="20"/>
        </w:rPr>
        <w:t>acres</w:t>
      </w:r>
      <w:commentRangeEnd w:id="0"/>
      <w:r w:rsidR="00AB55C9">
        <w:rPr>
          <w:rStyle w:val="CommentReference"/>
        </w:rPr>
        <w:commentReference w:id="0"/>
      </w:r>
      <w:r>
        <w:rPr>
          <w:spacing w:val="-8"/>
          <w:sz w:val="20"/>
        </w:rPr>
        <w:t xml:space="preserve"> </w:t>
      </w:r>
      <w:r>
        <w:rPr>
          <w:sz w:val="20"/>
        </w:rPr>
        <w:t>of</w:t>
      </w:r>
      <w:r>
        <w:rPr>
          <w:spacing w:val="-9"/>
          <w:sz w:val="20"/>
        </w:rPr>
        <w:t xml:space="preserve"> </w:t>
      </w:r>
      <w:r>
        <w:rPr>
          <w:sz w:val="20"/>
        </w:rPr>
        <w:t>additional</w:t>
      </w:r>
      <w:r>
        <w:rPr>
          <w:spacing w:val="-8"/>
          <w:sz w:val="20"/>
        </w:rPr>
        <w:t xml:space="preserve"> </w:t>
      </w:r>
      <w:r>
        <w:rPr>
          <w:sz w:val="20"/>
        </w:rPr>
        <w:t>afforested</w:t>
      </w:r>
      <w:r>
        <w:rPr>
          <w:spacing w:val="-8"/>
          <w:sz w:val="20"/>
        </w:rPr>
        <w:t xml:space="preserve"> </w:t>
      </w:r>
      <w:r w:rsidR="00A97398">
        <w:rPr>
          <w:spacing w:val="-8"/>
          <w:sz w:val="20"/>
        </w:rPr>
        <w:t xml:space="preserve">US </w:t>
      </w:r>
      <w:r>
        <w:rPr>
          <w:spacing w:val="-2"/>
          <w:sz w:val="20"/>
        </w:rPr>
        <w:t>rangeland</w:t>
      </w:r>
    </w:p>
    <w:p w14:paraId="2ED900AE" w14:textId="0951AAAD" w:rsidR="00982EA8" w:rsidRPr="00A97398" w:rsidRDefault="00000000">
      <w:pPr>
        <w:pStyle w:val="ListParagraph"/>
        <w:numPr>
          <w:ilvl w:val="0"/>
          <w:numId w:val="5"/>
        </w:numPr>
        <w:tabs>
          <w:tab w:val="left" w:pos="605"/>
        </w:tabs>
        <w:spacing w:before="96" w:line="240" w:lineRule="auto"/>
        <w:ind w:hanging="205"/>
        <w:rPr>
          <w:sz w:val="20"/>
        </w:rPr>
      </w:pPr>
      <w:r>
        <w:rPr>
          <w:sz w:val="20"/>
        </w:rPr>
        <w:t>payments</w:t>
      </w:r>
      <w:r>
        <w:rPr>
          <w:spacing w:val="-9"/>
          <w:sz w:val="20"/>
        </w:rPr>
        <w:t xml:space="preserve"> </w:t>
      </w:r>
      <w:r>
        <w:rPr>
          <w:sz w:val="20"/>
        </w:rPr>
        <w:t>for</w:t>
      </w:r>
      <w:r>
        <w:rPr>
          <w:spacing w:val="-8"/>
          <w:sz w:val="20"/>
        </w:rPr>
        <w:t xml:space="preserve"> </w:t>
      </w:r>
      <w:r>
        <w:rPr>
          <w:sz w:val="20"/>
        </w:rPr>
        <w:t>forestry</w:t>
      </w:r>
      <w:r>
        <w:rPr>
          <w:spacing w:val="-8"/>
          <w:sz w:val="20"/>
        </w:rPr>
        <w:t xml:space="preserve"> </w:t>
      </w:r>
      <w:r>
        <w:rPr>
          <w:sz w:val="20"/>
        </w:rPr>
        <w:t>carbon</w:t>
      </w:r>
      <w:r w:rsidR="00A97398">
        <w:rPr>
          <w:sz w:val="20"/>
        </w:rPr>
        <w:t xml:space="preserve"> offsets</w:t>
      </w:r>
      <w:r>
        <w:rPr>
          <w:spacing w:val="-9"/>
          <w:sz w:val="20"/>
        </w:rPr>
        <w:t xml:space="preserve"> </w:t>
      </w:r>
      <w:ins w:id="3" w:author="Jacob Gellman" w:date="2022-12-14T22:22:00Z">
        <w:r w:rsidR="00AB55C9">
          <w:rPr>
            <w:spacing w:val="-9"/>
            <w:sz w:val="20"/>
          </w:rPr>
          <w:t xml:space="preserve">could </w:t>
        </w:r>
      </w:ins>
      <w:r>
        <w:rPr>
          <w:sz w:val="20"/>
        </w:rPr>
        <w:t>undermine</w:t>
      </w:r>
      <w:r>
        <w:rPr>
          <w:spacing w:val="-8"/>
          <w:sz w:val="20"/>
        </w:rPr>
        <w:t xml:space="preserve"> </w:t>
      </w:r>
      <w:r>
        <w:rPr>
          <w:sz w:val="20"/>
        </w:rPr>
        <w:t>other</w:t>
      </w:r>
      <w:r>
        <w:rPr>
          <w:spacing w:val="-8"/>
          <w:sz w:val="20"/>
        </w:rPr>
        <w:t xml:space="preserve"> </w:t>
      </w:r>
      <w:r>
        <w:rPr>
          <w:sz w:val="20"/>
        </w:rPr>
        <w:t>ecosystem</w:t>
      </w:r>
      <w:r>
        <w:rPr>
          <w:spacing w:val="-8"/>
          <w:sz w:val="20"/>
        </w:rPr>
        <w:t xml:space="preserve"> </w:t>
      </w:r>
      <w:r>
        <w:rPr>
          <w:sz w:val="20"/>
        </w:rPr>
        <w:t>services</w:t>
      </w:r>
      <w:r>
        <w:rPr>
          <w:spacing w:val="-9"/>
          <w:sz w:val="20"/>
        </w:rPr>
        <w:t xml:space="preserve"> </w:t>
      </w:r>
      <w:r w:rsidR="0025021A">
        <w:rPr>
          <w:sz w:val="20"/>
        </w:rPr>
        <w:t xml:space="preserve">including </w:t>
      </w:r>
      <w:commentRangeStart w:id="4"/>
      <w:r w:rsidR="0025021A">
        <w:rPr>
          <w:sz w:val="20"/>
        </w:rPr>
        <w:t>fire suppression</w:t>
      </w:r>
      <w:commentRangeEnd w:id="4"/>
      <w:r w:rsidR="000258AD">
        <w:rPr>
          <w:rStyle w:val="CommentReference"/>
        </w:rPr>
        <w:commentReference w:id="4"/>
      </w:r>
    </w:p>
    <w:p w14:paraId="2F08AAA8" w14:textId="668586A9" w:rsidR="00A97398" w:rsidRDefault="00A97398">
      <w:pPr>
        <w:pStyle w:val="ListParagraph"/>
        <w:numPr>
          <w:ilvl w:val="0"/>
          <w:numId w:val="5"/>
        </w:numPr>
        <w:tabs>
          <w:tab w:val="left" w:pos="605"/>
        </w:tabs>
        <w:spacing w:before="96" w:line="240" w:lineRule="auto"/>
        <w:ind w:hanging="205"/>
        <w:rPr>
          <w:sz w:val="20"/>
        </w:rPr>
      </w:pPr>
      <w:r>
        <w:rPr>
          <w:spacing w:val="-2"/>
          <w:sz w:val="20"/>
        </w:rPr>
        <w:t>offset</w:t>
      </w:r>
      <w:r w:rsidR="0025021A">
        <w:rPr>
          <w:spacing w:val="-2"/>
          <w:sz w:val="20"/>
        </w:rPr>
        <w:t xml:space="preserve"> generation from afforestation may lead to a net loss of carbon</w:t>
      </w:r>
    </w:p>
    <w:p w14:paraId="55FBF212" w14:textId="1CFF32BC" w:rsidR="00982EA8" w:rsidRDefault="00A97398">
      <w:pPr>
        <w:pStyle w:val="ListParagraph"/>
        <w:numPr>
          <w:ilvl w:val="0"/>
          <w:numId w:val="5"/>
        </w:numPr>
        <w:tabs>
          <w:tab w:val="left" w:pos="605"/>
        </w:tabs>
        <w:spacing w:before="97" w:line="240" w:lineRule="auto"/>
        <w:ind w:hanging="205"/>
        <w:rPr>
          <w:sz w:val="20"/>
        </w:rPr>
      </w:pPr>
      <w:r>
        <w:rPr>
          <w:sz w:val="20"/>
        </w:rPr>
        <w:t>offset methodologies</w:t>
      </w:r>
      <w:r>
        <w:rPr>
          <w:spacing w:val="-11"/>
          <w:sz w:val="20"/>
        </w:rPr>
        <w:t xml:space="preserve"> </w:t>
      </w:r>
      <w:r w:rsidR="0025021A">
        <w:rPr>
          <w:sz w:val="20"/>
        </w:rPr>
        <w:t>can</w:t>
      </w:r>
      <w:r>
        <w:rPr>
          <w:spacing w:val="-11"/>
          <w:sz w:val="20"/>
        </w:rPr>
        <w:t xml:space="preserve"> </w:t>
      </w:r>
      <w:r>
        <w:rPr>
          <w:sz w:val="20"/>
        </w:rPr>
        <w:t>mitigate</w:t>
      </w:r>
      <w:r>
        <w:rPr>
          <w:spacing w:val="-10"/>
          <w:sz w:val="20"/>
        </w:rPr>
        <w:t xml:space="preserve"> </w:t>
      </w:r>
      <w:r>
        <w:rPr>
          <w:sz w:val="20"/>
        </w:rPr>
        <w:t>the</w:t>
      </w:r>
      <w:r>
        <w:rPr>
          <w:spacing w:val="-11"/>
          <w:sz w:val="20"/>
        </w:rPr>
        <w:t xml:space="preserve"> </w:t>
      </w:r>
      <w:commentRangeStart w:id="5"/>
      <w:del w:id="6" w:author="Jacob Gellman" w:date="2022-12-14T22:24:00Z">
        <w:r w:rsidDel="000258AD">
          <w:rPr>
            <w:sz w:val="20"/>
          </w:rPr>
          <w:delText>unwanted</w:delText>
        </w:r>
        <w:r w:rsidDel="000258AD">
          <w:rPr>
            <w:spacing w:val="-10"/>
            <w:sz w:val="20"/>
          </w:rPr>
          <w:delText xml:space="preserve"> </w:delText>
        </w:r>
        <w:commentRangeEnd w:id="5"/>
        <w:r w:rsidR="000258AD" w:rsidDel="000258AD">
          <w:rPr>
            <w:rStyle w:val="CommentReference"/>
          </w:rPr>
          <w:commentReference w:id="5"/>
        </w:r>
      </w:del>
      <w:r>
        <w:rPr>
          <w:sz w:val="20"/>
        </w:rPr>
        <w:t>trade</w:t>
      </w:r>
      <w:r>
        <w:rPr>
          <w:spacing w:val="-10"/>
          <w:sz w:val="20"/>
        </w:rPr>
        <w:t>o</w:t>
      </w:r>
      <w:r>
        <w:rPr>
          <w:sz w:val="20"/>
        </w:rPr>
        <w:t>ffs</w:t>
      </w:r>
      <w:r>
        <w:rPr>
          <w:spacing w:val="-11"/>
          <w:sz w:val="20"/>
        </w:rPr>
        <w:t xml:space="preserve"> </w:t>
      </w:r>
      <w:r>
        <w:rPr>
          <w:sz w:val="20"/>
        </w:rPr>
        <w:t xml:space="preserve">of </w:t>
      </w:r>
      <w:r w:rsidR="0025021A">
        <w:rPr>
          <w:sz w:val="20"/>
        </w:rPr>
        <w:t>afforestation</w:t>
      </w:r>
    </w:p>
    <w:p w14:paraId="0C1073B5" w14:textId="77777777" w:rsidR="00A97398" w:rsidRDefault="00A97398">
      <w:pPr>
        <w:spacing w:line="461" w:lineRule="exact"/>
        <w:ind w:left="106"/>
        <w:rPr>
          <w:sz w:val="34"/>
        </w:rPr>
      </w:pPr>
    </w:p>
    <w:p w14:paraId="2FFB0271" w14:textId="22149E7A" w:rsidR="00982EA8" w:rsidRDefault="00000000">
      <w:pPr>
        <w:spacing w:line="461" w:lineRule="exact"/>
        <w:ind w:left="106"/>
        <w:rPr>
          <w:sz w:val="34"/>
        </w:rPr>
      </w:pPr>
      <w:r>
        <w:rPr>
          <w:sz w:val="34"/>
        </w:rPr>
        <w:t>The</w:t>
      </w:r>
      <w:r>
        <w:rPr>
          <w:spacing w:val="4"/>
          <w:sz w:val="34"/>
        </w:rPr>
        <w:t xml:space="preserve"> </w:t>
      </w:r>
      <w:r>
        <w:rPr>
          <w:sz w:val="34"/>
        </w:rPr>
        <w:t>limited</w:t>
      </w:r>
      <w:r>
        <w:rPr>
          <w:spacing w:val="4"/>
          <w:sz w:val="34"/>
        </w:rPr>
        <w:t xml:space="preserve"> </w:t>
      </w:r>
      <w:r>
        <w:rPr>
          <w:sz w:val="34"/>
        </w:rPr>
        <w:t>value</w:t>
      </w:r>
      <w:r>
        <w:rPr>
          <w:spacing w:val="5"/>
          <w:sz w:val="34"/>
        </w:rPr>
        <w:t xml:space="preserve"> </w:t>
      </w:r>
      <w:r>
        <w:rPr>
          <w:sz w:val="34"/>
        </w:rPr>
        <w:t>of</w:t>
      </w:r>
      <w:r>
        <w:rPr>
          <w:spacing w:val="4"/>
          <w:sz w:val="34"/>
        </w:rPr>
        <w:t xml:space="preserve"> </w:t>
      </w:r>
      <w:r>
        <w:rPr>
          <w:sz w:val="34"/>
        </w:rPr>
        <w:t>carbon</w:t>
      </w:r>
      <w:r>
        <w:rPr>
          <w:spacing w:val="5"/>
          <w:sz w:val="34"/>
        </w:rPr>
        <w:t xml:space="preserve"> </w:t>
      </w:r>
      <w:r>
        <w:rPr>
          <w:sz w:val="34"/>
        </w:rPr>
        <w:t>benefits</w:t>
      </w:r>
      <w:r>
        <w:rPr>
          <w:spacing w:val="4"/>
          <w:sz w:val="34"/>
        </w:rPr>
        <w:t xml:space="preserve"> </w:t>
      </w:r>
      <w:r>
        <w:rPr>
          <w:sz w:val="34"/>
        </w:rPr>
        <w:t>from</w:t>
      </w:r>
      <w:r>
        <w:rPr>
          <w:spacing w:val="4"/>
          <w:sz w:val="34"/>
        </w:rPr>
        <w:t xml:space="preserve"> </w:t>
      </w:r>
      <w:r>
        <w:rPr>
          <w:sz w:val="34"/>
        </w:rPr>
        <w:t>grassland</w:t>
      </w:r>
      <w:r>
        <w:rPr>
          <w:spacing w:val="5"/>
          <w:sz w:val="34"/>
        </w:rPr>
        <w:t xml:space="preserve"> </w:t>
      </w:r>
      <w:r>
        <w:rPr>
          <w:sz w:val="34"/>
        </w:rPr>
        <w:t>afforestation</w:t>
      </w:r>
      <w:r>
        <w:rPr>
          <w:spacing w:val="4"/>
          <w:sz w:val="34"/>
        </w:rPr>
        <w:t xml:space="preserve"> </w:t>
      </w:r>
      <w:r>
        <w:rPr>
          <w:sz w:val="34"/>
        </w:rPr>
        <w:t>in</w:t>
      </w:r>
      <w:r>
        <w:rPr>
          <w:spacing w:val="5"/>
          <w:sz w:val="34"/>
        </w:rPr>
        <w:t xml:space="preserve"> </w:t>
      </w:r>
      <w:r>
        <w:rPr>
          <w:spacing w:val="-5"/>
          <w:sz w:val="34"/>
        </w:rPr>
        <w:t>the</w:t>
      </w:r>
    </w:p>
    <w:p w14:paraId="4B996F09" w14:textId="77777777" w:rsidR="00982EA8" w:rsidRDefault="00000000">
      <w:pPr>
        <w:spacing w:line="476" w:lineRule="exact"/>
        <w:ind w:left="106"/>
        <w:rPr>
          <w:sz w:val="34"/>
        </w:rPr>
      </w:pPr>
      <w:r>
        <w:rPr>
          <w:sz w:val="34"/>
        </w:rPr>
        <w:t>U.S.</w:t>
      </w:r>
      <w:r>
        <w:rPr>
          <w:spacing w:val="2"/>
          <w:sz w:val="34"/>
        </w:rPr>
        <w:t xml:space="preserve"> </w:t>
      </w:r>
      <w:r>
        <w:rPr>
          <w:sz w:val="34"/>
        </w:rPr>
        <w:t>Great</w:t>
      </w:r>
      <w:r>
        <w:rPr>
          <w:spacing w:val="2"/>
          <w:sz w:val="34"/>
        </w:rPr>
        <w:t xml:space="preserve"> </w:t>
      </w:r>
      <w:r>
        <w:rPr>
          <w:spacing w:val="-2"/>
          <w:sz w:val="34"/>
        </w:rPr>
        <w:t>Plains</w:t>
      </w:r>
    </w:p>
    <w:p w14:paraId="584578C5" w14:textId="77777777" w:rsidR="00982EA8" w:rsidRDefault="00000000">
      <w:pPr>
        <w:spacing w:before="168" w:line="184" w:lineRule="auto"/>
        <w:ind w:left="106" w:right="502"/>
        <w:rPr>
          <w:i/>
          <w:sz w:val="24"/>
        </w:rPr>
      </w:pPr>
      <w:r>
        <w:rPr>
          <w:color w:val="7F7F7F"/>
          <w:sz w:val="24"/>
        </w:rPr>
        <w:t xml:space="preserve">Hannah E. </w:t>
      </w:r>
      <w:proofErr w:type="spellStart"/>
      <w:proofErr w:type="gramStart"/>
      <w:r>
        <w:rPr>
          <w:sz w:val="24"/>
        </w:rPr>
        <w:t>Birge</w:t>
      </w:r>
      <w:r>
        <w:rPr>
          <w:i/>
          <w:sz w:val="24"/>
          <w:vertAlign w:val="superscript"/>
        </w:rPr>
        <w:t>a,b</w:t>
      </w:r>
      <w:proofErr w:type="spellEnd"/>
      <w:proofErr w:type="gramEnd"/>
      <w:r>
        <w:rPr>
          <w:sz w:val="24"/>
          <w:vertAlign w:val="superscript"/>
        </w:rPr>
        <w:t>,</w:t>
      </w:r>
      <w:r>
        <w:rPr>
          <w:rFonts w:ascii="Times New Roman"/>
          <w:sz w:val="24"/>
          <w:vertAlign w:val="superscript"/>
        </w:rPr>
        <w:t>*</w:t>
      </w:r>
      <w:r>
        <w:rPr>
          <w:sz w:val="24"/>
        </w:rPr>
        <w:t>,</w:t>
      </w:r>
      <w:r>
        <w:rPr>
          <w:spacing w:val="40"/>
          <w:sz w:val="24"/>
        </w:rPr>
        <w:t xml:space="preserve"> </w:t>
      </w:r>
      <w:r>
        <w:rPr>
          <w:color w:val="7F7F7F"/>
          <w:sz w:val="24"/>
        </w:rPr>
        <w:t xml:space="preserve">Christine H. </w:t>
      </w:r>
      <w:proofErr w:type="spellStart"/>
      <w:r>
        <w:rPr>
          <w:sz w:val="24"/>
        </w:rPr>
        <w:t>Bielski</w:t>
      </w:r>
      <w:r>
        <w:rPr>
          <w:i/>
          <w:sz w:val="24"/>
          <w:vertAlign w:val="superscript"/>
        </w:rPr>
        <w:t>b</w:t>
      </w:r>
      <w:proofErr w:type="spellEnd"/>
      <w:r>
        <w:rPr>
          <w:sz w:val="24"/>
        </w:rPr>
        <w:t>,</w:t>
      </w:r>
      <w:r>
        <w:rPr>
          <w:spacing w:val="40"/>
          <w:sz w:val="24"/>
        </w:rPr>
        <w:t xml:space="preserve"> </w:t>
      </w:r>
      <w:r>
        <w:rPr>
          <w:color w:val="7F7F7F"/>
          <w:sz w:val="24"/>
        </w:rPr>
        <w:t xml:space="preserve">Jacob </w:t>
      </w:r>
      <w:del w:id="7" w:author="Jacob Gellman" w:date="2022-12-22T14:20:00Z">
        <w:r w:rsidDel="003045BB">
          <w:rPr>
            <w:color w:val="7F7F7F"/>
            <w:sz w:val="24"/>
          </w:rPr>
          <w:delText xml:space="preserve">C. </w:delText>
        </w:r>
      </w:del>
      <w:proofErr w:type="spellStart"/>
      <w:r>
        <w:rPr>
          <w:sz w:val="24"/>
        </w:rPr>
        <w:t>Gellman</w:t>
      </w:r>
      <w:r>
        <w:rPr>
          <w:i/>
          <w:sz w:val="24"/>
          <w:vertAlign w:val="superscript"/>
        </w:rPr>
        <w:t>c</w:t>
      </w:r>
      <w:proofErr w:type="spellEnd"/>
      <w:r>
        <w:rPr>
          <w:sz w:val="24"/>
        </w:rPr>
        <w:t>,</w:t>
      </w:r>
      <w:r>
        <w:rPr>
          <w:spacing w:val="40"/>
          <w:sz w:val="24"/>
        </w:rPr>
        <w:t xml:space="preserve"> </w:t>
      </w:r>
      <w:proofErr w:type="spellStart"/>
      <w:r>
        <w:rPr>
          <w:color w:val="7F7F7F"/>
          <w:sz w:val="24"/>
        </w:rPr>
        <w:t>Dat</w:t>
      </w:r>
      <w:proofErr w:type="spellEnd"/>
      <w:r>
        <w:rPr>
          <w:color w:val="7F7F7F"/>
          <w:sz w:val="24"/>
        </w:rPr>
        <w:t xml:space="preserve"> T. </w:t>
      </w:r>
      <w:proofErr w:type="spellStart"/>
      <w:r>
        <w:rPr>
          <w:sz w:val="24"/>
        </w:rPr>
        <w:t>Ha</w:t>
      </w:r>
      <w:r>
        <w:rPr>
          <w:i/>
          <w:sz w:val="24"/>
          <w:vertAlign w:val="superscript"/>
        </w:rPr>
        <w:t>a</w:t>
      </w:r>
      <w:proofErr w:type="spellEnd"/>
      <w:r>
        <w:rPr>
          <w:sz w:val="24"/>
        </w:rPr>
        <w:t>,</w:t>
      </w:r>
      <w:r>
        <w:rPr>
          <w:spacing w:val="40"/>
          <w:sz w:val="24"/>
        </w:rPr>
        <w:t xml:space="preserve"> </w:t>
      </w:r>
      <w:r>
        <w:rPr>
          <w:color w:val="7F7F7F"/>
          <w:sz w:val="24"/>
        </w:rPr>
        <w:t xml:space="preserve">Clare </w:t>
      </w:r>
      <w:proofErr w:type="spellStart"/>
      <w:r>
        <w:rPr>
          <w:sz w:val="24"/>
        </w:rPr>
        <w:t>Kazanski</w:t>
      </w:r>
      <w:r>
        <w:rPr>
          <w:i/>
          <w:sz w:val="24"/>
          <w:vertAlign w:val="superscript"/>
        </w:rPr>
        <w:t>a</w:t>
      </w:r>
      <w:proofErr w:type="spellEnd"/>
      <w:r>
        <w:rPr>
          <w:sz w:val="24"/>
        </w:rPr>
        <w:t xml:space="preserve">, </w:t>
      </w:r>
      <w:r>
        <w:rPr>
          <w:color w:val="7F7F7F"/>
          <w:sz w:val="24"/>
        </w:rPr>
        <w:t xml:space="preserve">Andrew J. </w:t>
      </w:r>
      <w:proofErr w:type="spellStart"/>
      <w:r>
        <w:rPr>
          <w:sz w:val="24"/>
        </w:rPr>
        <w:t>Plantinga</w:t>
      </w:r>
      <w:r>
        <w:rPr>
          <w:i/>
          <w:sz w:val="24"/>
          <w:vertAlign w:val="superscript"/>
        </w:rPr>
        <w:t>c</w:t>
      </w:r>
      <w:proofErr w:type="spellEnd"/>
      <w:r>
        <w:rPr>
          <w:sz w:val="24"/>
        </w:rPr>
        <w:t>,</w:t>
      </w:r>
      <w:r>
        <w:rPr>
          <w:spacing w:val="40"/>
          <w:sz w:val="24"/>
        </w:rPr>
        <w:t xml:space="preserve"> </w:t>
      </w:r>
      <w:r>
        <w:rPr>
          <w:color w:val="7F7F7F"/>
          <w:sz w:val="24"/>
        </w:rPr>
        <w:t xml:space="preserve">Craig R. </w:t>
      </w:r>
      <w:proofErr w:type="spellStart"/>
      <w:r>
        <w:rPr>
          <w:sz w:val="24"/>
        </w:rPr>
        <w:t>Allen</w:t>
      </w:r>
      <w:r>
        <w:rPr>
          <w:i/>
          <w:sz w:val="24"/>
          <w:vertAlign w:val="superscript"/>
        </w:rPr>
        <w:t>d</w:t>
      </w:r>
      <w:proofErr w:type="spellEnd"/>
      <w:r>
        <w:rPr>
          <w:i/>
          <w:sz w:val="24"/>
        </w:rPr>
        <w:t xml:space="preserve"> </w:t>
      </w:r>
      <w:r>
        <w:rPr>
          <w:sz w:val="24"/>
        </w:rPr>
        <w:t>and</w:t>
      </w:r>
      <w:r>
        <w:rPr>
          <w:spacing w:val="40"/>
          <w:sz w:val="24"/>
        </w:rPr>
        <w:t xml:space="preserve"> </w:t>
      </w:r>
      <w:r>
        <w:rPr>
          <w:color w:val="7F7F7F"/>
          <w:sz w:val="24"/>
        </w:rPr>
        <w:t xml:space="preserve">Dirac </w:t>
      </w:r>
      <w:proofErr w:type="spellStart"/>
      <w:r>
        <w:rPr>
          <w:sz w:val="24"/>
        </w:rPr>
        <w:t>Twidwell</w:t>
      </w:r>
      <w:r>
        <w:rPr>
          <w:i/>
          <w:sz w:val="24"/>
          <w:vertAlign w:val="superscript"/>
        </w:rPr>
        <w:t>b</w:t>
      </w:r>
      <w:proofErr w:type="spellEnd"/>
    </w:p>
    <w:p w14:paraId="16BD78D1" w14:textId="5B51E061" w:rsidR="0025021A" w:rsidRPr="00B96BB0" w:rsidRDefault="00000000" w:rsidP="00B96BB0">
      <w:pPr>
        <w:ind w:firstLine="106"/>
        <w:rPr>
          <w:i/>
          <w:iCs/>
          <w:sz w:val="16"/>
          <w:szCs w:val="16"/>
        </w:rPr>
      </w:pPr>
      <w:proofErr w:type="spellStart"/>
      <w:r w:rsidRPr="00B96BB0">
        <w:rPr>
          <w:i/>
          <w:iCs/>
          <w:sz w:val="16"/>
          <w:szCs w:val="16"/>
          <w:vertAlign w:val="superscript"/>
        </w:rPr>
        <w:t>a</w:t>
      </w:r>
      <w:r w:rsidRPr="00B96BB0">
        <w:rPr>
          <w:i/>
          <w:iCs/>
          <w:sz w:val="16"/>
          <w:szCs w:val="16"/>
        </w:rPr>
        <w:t>The</w:t>
      </w:r>
      <w:proofErr w:type="spellEnd"/>
      <w:r w:rsidR="0025021A" w:rsidRPr="00B96BB0">
        <w:rPr>
          <w:i/>
          <w:iCs/>
          <w:sz w:val="16"/>
          <w:szCs w:val="16"/>
        </w:rPr>
        <w:t xml:space="preserve"> </w:t>
      </w:r>
      <w:r w:rsidRPr="00B96BB0">
        <w:rPr>
          <w:i/>
          <w:iCs/>
          <w:sz w:val="16"/>
          <w:szCs w:val="16"/>
        </w:rPr>
        <w:t>Nature</w:t>
      </w:r>
      <w:r w:rsidR="0025021A" w:rsidRPr="00B96BB0">
        <w:rPr>
          <w:i/>
          <w:iCs/>
          <w:sz w:val="16"/>
          <w:szCs w:val="16"/>
        </w:rPr>
        <w:t xml:space="preserve"> </w:t>
      </w:r>
      <w:r w:rsidRPr="00B96BB0">
        <w:rPr>
          <w:i/>
          <w:iCs/>
          <w:sz w:val="16"/>
          <w:szCs w:val="16"/>
        </w:rPr>
        <w:t>Conservancy, 4245</w:t>
      </w:r>
      <w:r w:rsidR="0025021A" w:rsidRPr="00B96BB0">
        <w:rPr>
          <w:i/>
          <w:iCs/>
          <w:sz w:val="16"/>
          <w:szCs w:val="16"/>
        </w:rPr>
        <w:t xml:space="preserve"> </w:t>
      </w:r>
      <w:r w:rsidRPr="00B96BB0">
        <w:rPr>
          <w:i/>
          <w:iCs/>
          <w:sz w:val="16"/>
          <w:szCs w:val="16"/>
        </w:rPr>
        <w:t>Fairfax Dr</w:t>
      </w:r>
      <w:r w:rsidR="00B96BB0" w:rsidRPr="00B96BB0">
        <w:rPr>
          <w:i/>
          <w:iCs/>
          <w:sz w:val="16"/>
          <w:szCs w:val="16"/>
        </w:rPr>
        <w:t xml:space="preserve"> </w:t>
      </w:r>
      <w:r w:rsidRPr="00B96BB0">
        <w:rPr>
          <w:i/>
          <w:iCs/>
          <w:sz w:val="16"/>
          <w:szCs w:val="16"/>
        </w:rPr>
        <w:t>100,</w:t>
      </w:r>
      <w:r w:rsidR="00B96BB0" w:rsidRPr="00B96BB0">
        <w:rPr>
          <w:i/>
          <w:iCs/>
          <w:sz w:val="16"/>
          <w:szCs w:val="16"/>
        </w:rPr>
        <w:t xml:space="preserve"> </w:t>
      </w:r>
      <w:r w:rsidRPr="00B96BB0">
        <w:rPr>
          <w:i/>
          <w:iCs/>
          <w:sz w:val="16"/>
          <w:szCs w:val="16"/>
        </w:rPr>
        <w:t>Arlington, VA  22203</w:t>
      </w:r>
    </w:p>
    <w:p w14:paraId="1F4CAB3C" w14:textId="77777777" w:rsidR="00B96BB0" w:rsidRDefault="00000000" w:rsidP="00B96BB0">
      <w:pPr>
        <w:ind w:left="106"/>
        <w:rPr>
          <w:i/>
          <w:iCs/>
          <w:sz w:val="16"/>
          <w:szCs w:val="16"/>
        </w:rPr>
      </w:pPr>
      <w:proofErr w:type="spellStart"/>
      <w:r w:rsidRPr="00B96BB0">
        <w:rPr>
          <w:i/>
          <w:iCs/>
          <w:sz w:val="16"/>
          <w:szCs w:val="16"/>
          <w:vertAlign w:val="superscript"/>
        </w:rPr>
        <w:t>b</w:t>
      </w:r>
      <w:r w:rsidRPr="00B96BB0">
        <w:rPr>
          <w:i/>
          <w:iCs/>
          <w:sz w:val="16"/>
          <w:szCs w:val="16"/>
        </w:rPr>
        <w:t>Department</w:t>
      </w:r>
      <w:proofErr w:type="spellEnd"/>
      <w:r w:rsidRPr="00B96BB0">
        <w:rPr>
          <w:i/>
          <w:iCs/>
          <w:sz w:val="16"/>
          <w:szCs w:val="16"/>
        </w:rPr>
        <w:t xml:space="preserve"> of Agronomy and Horticulture, University of Nebraska-Lincoln, Lincoln, NE, 58583</w:t>
      </w:r>
    </w:p>
    <w:p w14:paraId="7C3708DC" w14:textId="4F31B054" w:rsidR="00982EA8" w:rsidRPr="00B96BB0" w:rsidRDefault="00B96BB0" w:rsidP="00B96BB0">
      <w:pPr>
        <w:rPr>
          <w:i/>
          <w:iCs/>
          <w:sz w:val="16"/>
          <w:szCs w:val="16"/>
        </w:rPr>
      </w:pPr>
      <w:r>
        <w:rPr>
          <w:i/>
          <w:iCs/>
          <w:sz w:val="16"/>
          <w:szCs w:val="16"/>
        </w:rPr>
        <w:t xml:space="preserve">  </w:t>
      </w:r>
      <w:r w:rsidRPr="00B96BB0">
        <w:rPr>
          <w:i/>
          <w:iCs/>
          <w:sz w:val="16"/>
          <w:szCs w:val="16"/>
        </w:rPr>
        <w:t xml:space="preserve"> </w:t>
      </w:r>
      <w:proofErr w:type="spellStart"/>
      <w:r w:rsidRPr="00B96BB0">
        <w:rPr>
          <w:i/>
          <w:iCs/>
          <w:sz w:val="16"/>
          <w:szCs w:val="16"/>
          <w:vertAlign w:val="superscript"/>
        </w:rPr>
        <w:t>c</w:t>
      </w:r>
      <w:r w:rsidRPr="00B96BB0">
        <w:rPr>
          <w:i/>
          <w:iCs/>
          <w:sz w:val="16"/>
          <w:szCs w:val="16"/>
        </w:rPr>
        <w:t>Bren</w:t>
      </w:r>
      <w:proofErr w:type="spellEnd"/>
      <w:r w:rsidRPr="00B96BB0">
        <w:rPr>
          <w:i/>
          <w:iCs/>
          <w:sz w:val="16"/>
          <w:szCs w:val="16"/>
        </w:rPr>
        <w:t xml:space="preserve"> School of Environmental Science &amp; Management, University of California, Santa Barbara, CA 93106</w:t>
      </w:r>
    </w:p>
    <w:p w14:paraId="665BE451" w14:textId="58F46C1C" w:rsidR="00982EA8" w:rsidRDefault="00000000" w:rsidP="00B96BB0">
      <w:pPr>
        <w:ind w:left="106"/>
        <w:rPr>
          <w:i/>
          <w:iCs/>
          <w:sz w:val="16"/>
          <w:szCs w:val="16"/>
        </w:rPr>
      </w:pPr>
      <w:proofErr w:type="spellStart"/>
      <w:r w:rsidRPr="00B96BB0">
        <w:rPr>
          <w:i/>
          <w:iCs/>
          <w:sz w:val="16"/>
          <w:szCs w:val="16"/>
          <w:vertAlign w:val="superscript"/>
        </w:rPr>
        <w:t>d</w:t>
      </w:r>
      <w:r w:rsidRPr="00B96BB0">
        <w:rPr>
          <w:i/>
          <w:iCs/>
          <w:sz w:val="16"/>
          <w:szCs w:val="16"/>
        </w:rPr>
        <w:t>U.S</w:t>
      </w:r>
      <w:proofErr w:type="spellEnd"/>
      <w:r w:rsidRPr="00B96BB0">
        <w:rPr>
          <w:i/>
          <w:iCs/>
          <w:sz w:val="16"/>
          <w:szCs w:val="16"/>
        </w:rPr>
        <w:t>. Geological Survey, Nebraska Cooperative Fish and Wildlife Research Unit</w:t>
      </w:r>
      <w:r w:rsidR="0025021A" w:rsidRPr="00B96BB0">
        <w:rPr>
          <w:i/>
          <w:iCs/>
          <w:sz w:val="16"/>
          <w:szCs w:val="16"/>
        </w:rPr>
        <w:t xml:space="preserve"> and The </w:t>
      </w:r>
      <w:r w:rsidRPr="00B96BB0">
        <w:rPr>
          <w:i/>
          <w:iCs/>
          <w:sz w:val="16"/>
          <w:szCs w:val="16"/>
        </w:rPr>
        <w:t>School of Natural Resources, University of Nebraska, Lincoln, NE, USA</w:t>
      </w:r>
    </w:p>
    <w:p w14:paraId="33E45F77" w14:textId="3A8FC602" w:rsidR="00B96BB0" w:rsidRPr="00B96BB0" w:rsidRDefault="00B96BB0" w:rsidP="00B96BB0">
      <w:pPr>
        <w:spacing w:before="12" w:line="219" w:lineRule="exact"/>
        <w:jc w:val="both"/>
        <w:rPr>
          <w:sz w:val="16"/>
        </w:rPr>
      </w:pPr>
      <w:r>
        <w:rPr>
          <w:rFonts w:ascii="Times New Roman"/>
          <w:position w:val="6"/>
          <w:sz w:val="12"/>
        </w:rPr>
        <w:t xml:space="preserve">    *</w:t>
      </w:r>
      <w:r>
        <w:rPr>
          <w:sz w:val="16"/>
        </w:rPr>
        <w:t>Corresponding</w:t>
      </w:r>
      <w:r>
        <w:rPr>
          <w:spacing w:val="3"/>
          <w:sz w:val="16"/>
        </w:rPr>
        <w:t xml:space="preserve"> </w:t>
      </w:r>
      <w:r>
        <w:rPr>
          <w:spacing w:val="-2"/>
          <w:sz w:val="16"/>
        </w:rPr>
        <w:t>author</w:t>
      </w:r>
    </w:p>
    <w:p w14:paraId="6E52F621" w14:textId="40465890" w:rsidR="00982EA8" w:rsidRDefault="00E562C7">
      <w:pPr>
        <w:pStyle w:val="BodyText"/>
        <w:spacing w:before="2"/>
        <w:rPr>
          <w:i/>
          <w:sz w:val="9"/>
        </w:rPr>
      </w:pPr>
      <w:r>
        <w:rPr>
          <w:noProof/>
        </w:rPr>
        <mc:AlternateContent>
          <mc:Choice Requires="wps">
            <w:drawing>
              <wp:anchor distT="0" distB="0" distL="0" distR="0" simplePos="0" relativeHeight="487587840" behindDoc="1" locked="0" layoutInCell="1" allowOverlap="1" wp14:anchorId="03C0C8DD" wp14:editId="777C356A">
                <wp:simplePos x="0" y="0"/>
                <wp:positionH relativeFrom="page">
                  <wp:posOffset>651510</wp:posOffset>
                </wp:positionH>
                <wp:positionV relativeFrom="paragraph">
                  <wp:posOffset>103505</wp:posOffset>
                </wp:positionV>
                <wp:extent cx="6257290" cy="1270"/>
                <wp:effectExtent l="0" t="0" r="16510" b="11430"/>
                <wp:wrapTopAndBottom/>
                <wp:docPr id="884"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290" cy="1270"/>
                        </a:xfrm>
                        <a:custGeom>
                          <a:avLst/>
                          <a:gdLst>
                            <a:gd name="T0" fmla="*/ 0 w 9854"/>
                            <a:gd name="T1" fmla="*/ 0 h 1270"/>
                            <a:gd name="T2" fmla="*/ 2147483646 w 9854"/>
                            <a:gd name="T3" fmla="*/ 0 h 1270"/>
                            <a:gd name="T4" fmla="*/ 0 60000 65536"/>
                            <a:gd name="T5" fmla="*/ 0 60000 65536"/>
                          </a:gdLst>
                          <a:ahLst/>
                          <a:cxnLst>
                            <a:cxn ang="T4">
                              <a:pos x="T0" y="T1"/>
                            </a:cxn>
                            <a:cxn ang="T5">
                              <a:pos x="T2" y="T3"/>
                            </a:cxn>
                          </a:cxnLst>
                          <a:rect l="0" t="0" r="r" b="b"/>
                          <a:pathLst>
                            <a:path w="9854" h="1270">
                              <a:moveTo>
                                <a:pt x="0" y="0"/>
                              </a:moveTo>
                              <a:lnTo>
                                <a:pt x="9853" y="0"/>
                              </a:lnTo>
                            </a:path>
                          </a:pathLst>
                        </a:custGeom>
                        <a:noFill/>
                        <a:ln w="505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2F058" id="docshape7" o:spid="_x0000_s1026" style="position:absolute;margin-left:51.3pt;margin-top:8.15pt;width:492.7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" path="m,l9853,e" filled="f" strokecolor="#7f7f7f" strokeweight=".14042mm">
                <v:path arrowok="t" o:connecttype="custom" o:connectlocs="0,0;2147483646,0" o:connectangles="0,0"/>
                <w10:wrap type="topAndBottom" anchorx="page"/>
              </v:shape>
            </w:pict>
          </mc:Fallback>
        </mc:AlternateContent>
      </w:r>
    </w:p>
    <w:p w14:paraId="7FB92FBE" w14:textId="77777777" w:rsidR="00982EA8" w:rsidRDefault="00982EA8">
      <w:pPr>
        <w:pStyle w:val="BodyText"/>
        <w:spacing w:before="9"/>
        <w:rPr>
          <w:i/>
          <w:sz w:val="4"/>
        </w:rPr>
      </w:pPr>
    </w:p>
    <w:p w14:paraId="7E69919E" w14:textId="77777777" w:rsidR="00982EA8" w:rsidRDefault="00982EA8">
      <w:pPr>
        <w:rPr>
          <w:sz w:val="4"/>
        </w:rPr>
        <w:sectPr w:rsidR="00982EA8" w:rsidSect="00A97398">
          <w:footerReference w:type="even" r:id="rId12"/>
          <w:footerReference w:type="default" r:id="rId13"/>
          <w:pgSz w:w="11910" w:h="15880"/>
          <w:pgMar w:top="980" w:right="780" w:bottom="780" w:left="920" w:header="0" w:footer="597" w:gutter="0"/>
          <w:cols w:space="720"/>
        </w:sectPr>
      </w:pPr>
    </w:p>
    <w:p w14:paraId="33045582" w14:textId="77777777" w:rsidR="00982EA8" w:rsidRDefault="00000000">
      <w:pPr>
        <w:pStyle w:val="BodyText"/>
        <w:spacing w:before="18"/>
        <w:ind w:left="106"/>
      </w:pPr>
      <w:r>
        <w:t>A</w:t>
      </w:r>
      <w:r>
        <w:rPr>
          <w:spacing w:val="-17"/>
        </w:rPr>
        <w:t xml:space="preserve"> </w:t>
      </w:r>
      <w:r>
        <w:t>R</w:t>
      </w:r>
      <w:r>
        <w:rPr>
          <w:spacing w:val="-17"/>
        </w:rPr>
        <w:t xml:space="preserve"> </w:t>
      </w:r>
      <w:r>
        <w:t>T</w:t>
      </w:r>
      <w:r>
        <w:rPr>
          <w:spacing w:val="-17"/>
        </w:rPr>
        <w:t xml:space="preserve"> </w:t>
      </w:r>
      <w:r>
        <w:t>I</w:t>
      </w:r>
      <w:r>
        <w:rPr>
          <w:spacing w:val="-17"/>
        </w:rPr>
        <w:t xml:space="preserve"> </w:t>
      </w:r>
      <w:r>
        <w:t>C</w:t>
      </w:r>
      <w:r>
        <w:rPr>
          <w:spacing w:val="-17"/>
        </w:rPr>
        <w:t xml:space="preserve"> </w:t>
      </w:r>
      <w:r>
        <w:t>L</w:t>
      </w:r>
      <w:r>
        <w:rPr>
          <w:spacing w:val="-17"/>
        </w:rPr>
        <w:t xml:space="preserve"> </w:t>
      </w:r>
      <w:r>
        <w:t>E</w:t>
      </w:r>
      <w:r>
        <w:rPr>
          <w:spacing w:val="37"/>
        </w:rPr>
        <w:t xml:space="preserve"> </w:t>
      </w:r>
      <w:r>
        <w:t>I</w:t>
      </w:r>
      <w:r>
        <w:rPr>
          <w:spacing w:val="-17"/>
        </w:rPr>
        <w:t xml:space="preserve"> </w:t>
      </w:r>
      <w:r>
        <w:t>N</w:t>
      </w:r>
      <w:r>
        <w:rPr>
          <w:spacing w:val="-17"/>
        </w:rPr>
        <w:t xml:space="preserve"> </w:t>
      </w:r>
      <w:r>
        <w:t>F</w:t>
      </w:r>
      <w:r>
        <w:rPr>
          <w:spacing w:val="-17"/>
        </w:rPr>
        <w:t xml:space="preserve"> </w:t>
      </w:r>
      <w:r>
        <w:rPr>
          <w:spacing w:val="-10"/>
        </w:rPr>
        <w:t>O</w:t>
      </w:r>
    </w:p>
    <w:p w14:paraId="4851207C" w14:textId="77777777" w:rsidR="00982EA8" w:rsidRDefault="00982EA8">
      <w:pPr>
        <w:pStyle w:val="BodyText"/>
        <w:spacing w:before="11"/>
        <w:rPr>
          <w:sz w:val="5"/>
        </w:rPr>
      </w:pPr>
    </w:p>
    <w:p w14:paraId="6B582117" w14:textId="77777777" w:rsidR="00982EA8" w:rsidRDefault="00E562C7">
      <w:pPr>
        <w:pStyle w:val="BodyText"/>
        <w:spacing w:line="20" w:lineRule="exact"/>
        <w:ind w:left="106" w:right="-792"/>
        <w:rPr>
          <w:sz w:val="2"/>
        </w:rPr>
      </w:pPr>
      <w:r>
        <w:rPr>
          <w:noProof/>
          <w:sz w:val="2"/>
        </w:rPr>
        <mc:AlternateContent>
          <mc:Choice Requires="wpg">
            <w:drawing>
              <wp:inline distT="0" distB="0" distL="0" distR="0" wp14:anchorId="73E8FF2F" wp14:editId="194E0A7B">
                <wp:extent cx="1564640" cy="2540"/>
                <wp:effectExtent l="0" t="0" r="10160" b="10160"/>
                <wp:docPr id="882"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4640" cy="2540"/>
                          <a:chOff x="0" y="0"/>
                          <a:chExt cx="2464" cy="4"/>
                        </a:xfrm>
                      </wpg:grpSpPr>
                      <wps:wsp>
                        <wps:cNvPr id="883" name="Line 791"/>
                        <wps:cNvCnPr>
                          <a:cxnSpLocks/>
                        </wps:cNvCnPr>
                        <wps:spPr bwMode="auto">
                          <a:xfrm>
                            <a:off x="0" y="2"/>
                            <a:ext cx="2463" cy="0"/>
                          </a:xfrm>
                          <a:prstGeom prst="line">
                            <a:avLst/>
                          </a:prstGeom>
                          <a:noFill/>
                          <a:ln w="252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DEBE39" id="docshapegroup8" o:spid="_x0000_s1026" style="width:123.2pt;height:.2pt;mso-position-horizontal-relative:char;mso-position-vertical-relative:line" coordsize="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">
                <v:line id="Line 791" o:spid="_x0000_s1027" style="position:absolute;visibility:visible;mso-wrap-style:square" from="0,2" to="24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" strokeweight=".07019mm">
                  <o:lock v:ext="edit" shapetype="f"/>
                </v:line>
                <w10:anchorlock/>
              </v:group>
            </w:pict>
          </mc:Fallback>
        </mc:AlternateContent>
      </w:r>
    </w:p>
    <w:p w14:paraId="5829579C" w14:textId="350F96E3" w:rsidR="00982EA8" w:rsidRDefault="00000000" w:rsidP="00B96BB0">
      <w:pPr>
        <w:spacing w:before="40" w:line="187" w:lineRule="auto"/>
        <w:ind w:left="106" w:right="449"/>
        <w:rPr>
          <w:sz w:val="16"/>
        </w:rPr>
      </w:pPr>
      <w:r>
        <w:rPr>
          <w:i/>
          <w:spacing w:val="-2"/>
          <w:sz w:val="16"/>
        </w:rPr>
        <w:t>Keywords</w:t>
      </w:r>
      <w:r>
        <w:rPr>
          <w:spacing w:val="-2"/>
          <w:sz w:val="16"/>
        </w:rPr>
        <w:t>:</w:t>
      </w:r>
      <w:r>
        <w:rPr>
          <w:spacing w:val="40"/>
          <w:sz w:val="16"/>
        </w:rPr>
        <w:t xml:space="preserve"> </w:t>
      </w:r>
      <w:r>
        <w:rPr>
          <w:spacing w:val="-2"/>
          <w:sz w:val="16"/>
        </w:rPr>
        <w:t>ecosystem</w:t>
      </w:r>
      <w:r>
        <w:rPr>
          <w:spacing w:val="-10"/>
          <w:sz w:val="16"/>
        </w:rPr>
        <w:t xml:space="preserve"> </w:t>
      </w:r>
      <w:r>
        <w:rPr>
          <w:spacing w:val="-2"/>
          <w:sz w:val="16"/>
        </w:rPr>
        <w:t>services</w:t>
      </w:r>
      <w:r w:rsidR="00B96BB0">
        <w:rPr>
          <w:spacing w:val="-2"/>
          <w:sz w:val="16"/>
        </w:rPr>
        <w:t>, carbon offsets, natural climate solutions,</w:t>
      </w:r>
      <w:r>
        <w:rPr>
          <w:spacing w:val="40"/>
          <w:sz w:val="16"/>
        </w:rPr>
        <w:t xml:space="preserve"> </w:t>
      </w:r>
      <w:r w:rsidR="00B96BB0">
        <w:rPr>
          <w:spacing w:val="-2"/>
          <w:sz w:val="16"/>
        </w:rPr>
        <w:t>grasslands,</w:t>
      </w:r>
      <w:r w:rsidR="00B96BB0">
        <w:rPr>
          <w:sz w:val="16"/>
        </w:rPr>
        <w:t xml:space="preserve"> soil</w:t>
      </w:r>
      <w:r w:rsidR="00B96BB0">
        <w:rPr>
          <w:spacing w:val="-2"/>
          <w:sz w:val="16"/>
        </w:rPr>
        <w:t xml:space="preserve"> carbon</w:t>
      </w:r>
    </w:p>
    <w:p w14:paraId="4DE990E1" w14:textId="77777777" w:rsidR="00A97398" w:rsidRDefault="00A97398" w:rsidP="00A97398">
      <w:pPr>
        <w:pStyle w:val="BodyText"/>
        <w:spacing w:before="13"/>
        <w:rPr>
          <w:sz w:val="4"/>
        </w:rPr>
      </w:pPr>
    </w:p>
    <w:p w14:paraId="6FC74220" w14:textId="15FC6DBA" w:rsidR="00A97398" w:rsidRDefault="00A97398" w:rsidP="00A97398">
      <w:pPr>
        <w:spacing w:line="189" w:lineRule="exact"/>
        <w:ind w:left="464"/>
        <w:jc w:val="both"/>
        <w:rPr>
          <w:rFonts w:ascii="Arial"/>
          <w:sz w:val="13"/>
        </w:rPr>
      </w:pPr>
    </w:p>
    <w:p w14:paraId="6E7B6506" w14:textId="77777777" w:rsidR="00A97398" w:rsidRDefault="00A97398" w:rsidP="00A97398">
      <w:pPr>
        <w:pStyle w:val="BodyText"/>
        <w:spacing w:before="38"/>
      </w:pPr>
    </w:p>
    <w:p w14:paraId="4512DF2D" w14:textId="4FC65391" w:rsidR="00982EA8" w:rsidRDefault="00000000" w:rsidP="00A97398">
      <w:pPr>
        <w:pStyle w:val="BodyText"/>
        <w:spacing w:before="38"/>
        <w:ind w:firstLine="106"/>
        <w:rPr>
          <w:b/>
          <w:bCs/>
          <w:spacing w:val="-2"/>
          <w:sz w:val="24"/>
          <w:szCs w:val="24"/>
        </w:rPr>
      </w:pPr>
      <w:r w:rsidRPr="00A97398">
        <w:rPr>
          <w:b/>
          <w:bCs/>
          <w:spacing w:val="-2"/>
          <w:sz w:val="24"/>
          <w:szCs w:val="24"/>
        </w:rPr>
        <w:t>Abstract</w:t>
      </w:r>
    </w:p>
    <w:p w14:paraId="6678439F" w14:textId="205666B4" w:rsidR="00982EA8" w:rsidRDefault="00000000" w:rsidP="00B96BB0">
      <w:pPr>
        <w:spacing w:before="57" w:line="480" w:lineRule="auto"/>
        <w:ind w:left="106" w:right="244"/>
        <w:jc w:val="both"/>
        <w:rPr>
          <w:spacing w:val="-2"/>
        </w:rPr>
      </w:pPr>
      <w:r w:rsidRPr="00A97398">
        <w:rPr>
          <w:spacing w:val="-2"/>
        </w:rPr>
        <w:t>In</w:t>
      </w:r>
      <w:r w:rsidRPr="00A97398">
        <w:rPr>
          <w:spacing w:val="-8"/>
        </w:rPr>
        <w:t xml:space="preserve"> </w:t>
      </w:r>
      <w:r w:rsidRPr="00A97398">
        <w:rPr>
          <w:spacing w:val="-2"/>
        </w:rPr>
        <w:t>the</w:t>
      </w:r>
      <w:r w:rsidRPr="00A97398">
        <w:rPr>
          <w:spacing w:val="-8"/>
        </w:rPr>
        <w:t xml:space="preserve"> </w:t>
      </w:r>
      <w:r w:rsidRPr="00A97398">
        <w:rPr>
          <w:spacing w:val="-2"/>
        </w:rPr>
        <w:t>United</w:t>
      </w:r>
      <w:r w:rsidRPr="00A97398">
        <w:rPr>
          <w:spacing w:val="-8"/>
        </w:rPr>
        <w:t xml:space="preserve"> </w:t>
      </w:r>
      <w:r w:rsidRPr="00A97398">
        <w:rPr>
          <w:spacing w:val="-2"/>
        </w:rPr>
        <w:t>States,</w:t>
      </w:r>
      <w:r w:rsidRPr="00A97398">
        <w:rPr>
          <w:spacing w:val="-5"/>
        </w:rPr>
        <w:t xml:space="preserve"> </w:t>
      </w:r>
      <w:r w:rsidR="0025021A">
        <w:rPr>
          <w:spacing w:val="-2"/>
        </w:rPr>
        <w:t>enhancing</w:t>
      </w:r>
      <w:r w:rsidRPr="00A97398">
        <w:rPr>
          <w:spacing w:val="-8"/>
        </w:rPr>
        <w:t xml:space="preserve"> </w:t>
      </w:r>
      <w:r w:rsidR="0025021A">
        <w:rPr>
          <w:spacing w:val="-2"/>
        </w:rPr>
        <w:t>forest</w:t>
      </w:r>
      <w:r w:rsidRPr="00A97398">
        <w:rPr>
          <w:spacing w:val="-8"/>
        </w:rPr>
        <w:t xml:space="preserve"> </w:t>
      </w:r>
      <w:r w:rsidRPr="00A97398">
        <w:rPr>
          <w:spacing w:val="-2"/>
        </w:rPr>
        <w:t>growth</w:t>
      </w:r>
      <w:r w:rsidRPr="00A97398">
        <w:rPr>
          <w:spacing w:val="-8"/>
        </w:rPr>
        <w:t xml:space="preserve"> </w:t>
      </w:r>
      <w:r w:rsidRPr="00A97398">
        <w:rPr>
          <w:spacing w:val="-2"/>
        </w:rPr>
        <w:t>on</w:t>
      </w:r>
      <w:r w:rsidRPr="00A97398">
        <w:rPr>
          <w:spacing w:val="-8"/>
        </w:rPr>
        <w:t xml:space="preserve"> </w:t>
      </w:r>
      <w:r w:rsidRPr="00A97398">
        <w:rPr>
          <w:spacing w:val="-2"/>
        </w:rPr>
        <w:t>native</w:t>
      </w:r>
      <w:r w:rsidRPr="00A97398">
        <w:rPr>
          <w:spacing w:val="-8"/>
        </w:rPr>
        <w:t xml:space="preserve"> </w:t>
      </w:r>
      <w:r w:rsidRPr="00A97398">
        <w:rPr>
          <w:spacing w:val="-2"/>
        </w:rPr>
        <w:t>grasslands</w:t>
      </w:r>
      <w:r w:rsidRPr="00A97398">
        <w:rPr>
          <w:spacing w:val="-8"/>
        </w:rPr>
        <w:t xml:space="preserve"> </w:t>
      </w:r>
      <w:r w:rsidRPr="00A97398">
        <w:rPr>
          <w:spacing w:val="-2"/>
        </w:rPr>
        <w:t>may</w:t>
      </w:r>
      <w:r w:rsidRPr="00A97398">
        <w:rPr>
          <w:spacing w:val="-8"/>
        </w:rPr>
        <w:t xml:space="preserve"> </w:t>
      </w:r>
      <w:r w:rsidR="0025021A">
        <w:rPr>
          <w:spacing w:val="-8"/>
        </w:rPr>
        <w:t xml:space="preserve">initially </w:t>
      </w:r>
      <w:r w:rsidRPr="00A97398">
        <w:rPr>
          <w:spacing w:val="-2"/>
        </w:rPr>
        <w:t>appear</w:t>
      </w:r>
      <w:r w:rsidRPr="00A97398">
        <w:rPr>
          <w:spacing w:val="-8"/>
        </w:rPr>
        <w:t xml:space="preserve"> </w:t>
      </w:r>
      <w:r w:rsidRPr="00A97398">
        <w:rPr>
          <w:spacing w:val="-2"/>
        </w:rPr>
        <w:t>as</w:t>
      </w:r>
      <w:r w:rsidRPr="00A97398">
        <w:rPr>
          <w:spacing w:val="-8"/>
        </w:rPr>
        <w:t xml:space="preserve"> </w:t>
      </w:r>
      <w:r w:rsidRPr="00A97398">
        <w:rPr>
          <w:spacing w:val="-2"/>
        </w:rPr>
        <w:t>a</w:t>
      </w:r>
      <w:r w:rsidRPr="00A97398">
        <w:rPr>
          <w:spacing w:val="-8"/>
        </w:rPr>
        <w:t xml:space="preserve"> </w:t>
      </w:r>
      <w:r w:rsidR="0025021A" w:rsidRPr="00A97398">
        <w:rPr>
          <w:spacing w:val="-2"/>
        </w:rPr>
        <w:t>cost</w:t>
      </w:r>
      <w:r w:rsidR="0025021A" w:rsidRPr="00A97398">
        <w:rPr>
          <w:spacing w:val="-8"/>
        </w:rPr>
        <w:t>-effective</w:t>
      </w:r>
      <w:r w:rsidRPr="00A97398">
        <w:rPr>
          <w:spacing w:val="-8"/>
        </w:rPr>
        <w:t xml:space="preserve"> </w:t>
      </w:r>
      <w:r w:rsidRPr="00A97398">
        <w:rPr>
          <w:spacing w:val="-2"/>
        </w:rPr>
        <w:t>pathway</w:t>
      </w:r>
      <w:r w:rsidRPr="00A97398">
        <w:rPr>
          <w:spacing w:val="40"/>
        </w:rPr>
        <w:t xml:space="preserve"> </w:t>
      </w:r>
      <w:r w:rsidR="0025021A">
        <w:t>for</w:t>
      </w:r>
      <w:r w:rsidRPr="00A97398">
        <w:rPr>
          <w:spacing w:val="-7"/>
        </w:rPr>
        <w:t xml:space="preserve"> </w:t>
      </w:r>
      <w:r w:rsidRPr="00A97398">
        <w:t>storing</w:t>
      </w:r>
      <w:r w:rsidRPr="00A97398">
        <w:rPr>
          <w:spacing w:val="-7"/>
        </w:rPr>
        <w:t xml:space="preserve"> </w:t>
      </w:r>
      <w:r w:rsidR="0025021A">
        <w:t>additional</w:t>
      </w:r>
      <w:r w:rsidRPr="00A97398">
        <w:rPr>
          <w:spacing w:val="-7"/>
        </w:rPr>
        <w:t xml:space="preserve"> </w:t>
      </w:r>
      <w:r w:rsidRPr="00A97398">
        <w:t>ecosystem</w:t>
      </w:r>
      <w:r w:rsidRPr="00A97398">
        <w:rPr>
          <w:spacing w:val="-7"/>
        </w:rPr>
        <w:t xml:space="preserve"> </w:t>
      </w:r>
      <w:r w:rsidRPr="00A97398">
        <w:t>carbon</w:t>
      </w:r>
      <w:r w:rsidRPr="00A97398">
        <w:rPr>
          <w:spacing w:val="-7"/>
        </w:rPr>
        <w:t xml:space="preserve"> </w:t>
      </w:r>
      <w:r w:rsidRPr="00A97398">
        <w:t>and</w:t>
      </w:r>
      <w:r w:rsidRPr="00A97398">
        <w:rPr>
          <w:spacing w:val="-7"/>
        </w:rPr>
        <w:t xml:space="preserve"> </w:t>
      </w:r>
      <w:r w:rsidRPr="00A97398">
        <w:t>generating</w:t>
      </w:r>
      <w:r w:rsidRPr="00A97398">
        <w:rPr>
          <w:spacing w:val="-7"/>
        </w:rPr>
        <w:t xml:space="preserve"> </w:t>
      </w:r>
      <w:r w:rsidRPr="00A97398">
        <w:t>carbon</w:t>
      </w:r>
      <w:r w:rsidRPr="00A97398">
        <w:rPr>
          <w:spacing w:val="-7"/>
        </w:rPr>
        <w:t xml:space="preserve"> </w:t>
      </w:r>
      <w:r w:rsidRPr="00A97398">
        <w:t>offsets</w:t>
      </w:r>
      <w:r w:rsidRPr="00A97398">
        <w:rPr>
          <w:spacing w:val="-7"/>
        </w:rPr>
        <w:t xml:space="preserve"> </w:t>
      </w:r>
      <w:r w:rsidRPr="00A97398">
        <w:t>needed</w:t>
      </w:r>
      <w:r w:rsidRPr="00A97398">
        <w:rPr>
          <w:spacing w:val="-7"/>
        </w:rPr>
        <w:t xml:space="preserve"> </w:t>
      </w:r>
      <w:r w:rsidRPr="00A97398">
        <w:t>by</w:t>
      </w:r>
      <w:r w:rsidRPr="00A97398">
        <w:rPr>
          <w:spacing w:val="-7"/>
        </w:rPr>
        <w:t xml:space="preserve"> </w:t>
      </w:r>
      <w:r w:rsidRPr="00A97398">
        <w:t>governments,</w:t>
      </w:r>
      <w:r w:rsidRPr="00A97398">
        <w:rPr>
          <w:spacing w:val="-7"/>
        </w:rPr>
        <w:t xml:space="preserve"> </w:t>
      </w:r>
      <w:r w:rsidRPr="00A97398">
        <w:t>companies,</w:t>
      </w:r>
      <w:r w:rsidRPr="00A97398">
        <w:rPr>
          <w:spacing w:val="40"/>
        </w:rPr>
        <w:t xml:space="preserve"> </w:t>
      </w:r>
      <w:r w:rsidRPr="00A97398">
        <w:rPr>
          <w:spacing w:val="-2"/>
        </w:rPr>
        <w:t>and</w:t>
      </w:r>
      <w:r w:rsidRPr="00A97398">
        <w:rPr>
          <w:spacing w:val="-4"/>
        </w:rPr>
        <w:t xml:space="preserve"> </w:t>
      </w:r>
      <w:r w:rsidRPr="00A97398">
        <w:rPr>
          <w:spacing w:val="-2"/>
        </w:rPr>
        <w:t>other</w:t>
      </w:r>
      <w:r w:rsidRPr="00A97398">
        <w:rPr>
          <w:spacing w:val="-4"/>
        </w:rPr>
        <w:t xml:space="preserve"> </w:t>
      </w:r>
      <w:r w:rsidRPr="00A97398">
        <w:rPr>
          <w:spacing w:val="-2"/>
        </w:rPr>
        <w:t>entities</w:t>
      </w:r>
      <w:r w:rsidRPr="00A97398">
        <w:rPr>
          <w:spacing w:val="-4"/>
        </w:rPr>
        <w:t xml:space="preserve"> </w:t>
      </w:r>
      <w:r w:rsidRPr="00A97398">
        <w:rPr>
          <w:spacing w:val="-2"/>
        </w:rPr>
        <w:t>to</w:t>
      </w:r>
      <w:r w:rsidRPr="00A97398">
        <w:rPr>
          <w:spacing w:val="-4"/>
        </w:rPr>
        <w:t xml:space="preserve"> </w:t>
      </w:r>
      <w:r w:rsidRPr="00A97398">
        <w:rPr>
          <w:spacing w:val="-2"/>
        </w:rPr>
        <w:t>reach</w:t>
      </w:r>
      <w:r w:rsidRPr="00A97398">
        <w:rPr>
          <w:spacing w:val="-4"/>
        </w:rPr>
        <w:t xml:space="preserve"> </w:t>
      </w:r>
      <w:r w:rsidRPr="00A97398">
        <w:rPr>
          <w:spacing w:val="-2"/>
        </w:rPr>
        <w:t>their</w:t>
      </w:r>
      <w:r w:rsidRPr="00A97398">
        <w:rPr>
          <w:spacing w:val="-4"/>
        </w:rPr>
        <w:t xml:space="preserve"> </w:t>
      </w:r>
      <w:r w:rsidR="0025021A">
        <w:rPr>
          <w:spacing w:val="-2"/>
        </w:rPr>
        <w:t>decarbonization</w:t>
      </w:r>
      <w:r w:rsidRPr="00A97398">
        <w:rPr>
          <w:spacing w:val="-4"/>
        </w:rPr>
        <w:t xml:space="preserve"> </w:t>
      </w:r>
      <w:r w:rsidRPr="00A97398">
        <w:rPr>
          <w:spacing w:val="-2"/>
        </w:rPr>
        <w:t>targets.</w:t>
      </w:r>
      <w:r w:rsidRPr="00A97398">
        <w:rPr>
          <w:spacing w:val="21"/>
        </w:rPr>
        <w:t xml:space="preserve"> </w:t>
      </w:r>
      <w:r w:rsidRPr="00A97398">
        <w:rPr>
          <w:spacing w:val="-2"/>
        </w:rPr>
        <w:t>Yet, the</w:t>
      </w:r>
      <w:r w:rsidRPr="00A97398">
        <w:rPr>
          <w:spacing w:val="-4"/>
        </w:rPr>
        <w:t xml:space="preserve"> </w:t>
      </w:r>
      <w:r w:rsidRPr="00A97398">
        <w:rPr>
          <w:spacing w:val="-2"/>
        </w:rPr>
        <w:t>social</w:t>
      </w:r>
      <w:r w:rsidRPr="00A97398">
        <w:rPr>
          <w:spacing w:val="-4"/>
        </w:rPr>
        <w:t xml:space="preserve"> </w:t>
      </w:r>
      <w:r w:rsidRPr="00A97398">
        <w:rPr>
          <w:spacing w:val="-2"/>
        </w:rPr>
        <w:t>and</w:t>
      </w:r>
      <w:r w:rsidRPr="00A97398">
        <w:rPr>
          <w:spacing w:val="-4"/>
        </w:rPr>
        <w:t xml:space="preserve"> </w:t>
      </w:r>
      <w:r w:rsidRPr="00A97398">
        <w:rPr>
          <w:spacing w:val="-2"/>
        </w:rPr>
        <w:t>ecological</w:t>
      </w:r>
      <w:r w:rsidRPr="00A97398">
        <w:rPr>
          <w:spacing w:val="-4"/>
        </w:rPr>
        <w:t xml:space="preserve"> </w:t>
      </w:r>
      <w:r w:rsidRPr="00A97398">
        <w:rPr>
          <w:spacing w:val="-2"/>
        </w:rPr>
        <w:t>costs</w:t>
      </w:r>
      <w:r w:rsidRPr="00A97398">
        <w:rPr>
          <w:spacing w:val="-4"/>
        </w:rPr>
        <w:t xml:space="preserve"> </w:t>
      </w:r>
      <w:r w:rsidRPr="00A97398">
        <w:rPr>
          <w:spacing w:val="-2"/>
        </w:rPr>
        <w:t>of</w:t>
      </w:r>
      <w:r w:rsidRPr="00A97398">
        <w:rPr>
          <w:spacing w:val="-4"/>
        </w:rPr>
        <w:t xml:space="preserve"> </w:t>
      </w:r>
      <w:r w:rsidRPr="00A97398">
        <w:rPr>
          <w:spacing w:val="-2"/>
        </w:rPr>
        <w:t>grassland</w:t>
      </w:r>
      <w:r w:rsidRPr="00A97398">
        <w:rPr>
          <w:spacing w:val="40"/>
        </w:rPr>
        <w:t xml:space="preserve"> </w:t>
      </w:r>
      <w:r w:rsidRPr="00A97398">
        <w:t xml:space="preserve">afforestation in the </w:t>
      </w:r>
      <w:del w:id="8" w:author="Jacob Gellman" w:date="2022-12-14T22:25:00Z">
        <w:r w:rsidRPr="00A97398" w:rsidDel="000258AD">
          <w:delText>U.S.</w:delText>
        </w:r>
      </w:del>
      <w:ins w:id="9" w:author="Jacob Gellman" w:date="2022-12-14T22:25:00Z">
        <w:r w:rsidR="000258AD">
          <w:t>United States</w:t>
        </w:r>
      </w:ins>
      <w:r w:rsidRPr="00A97398">
        <w:t xml:space="preserve"> Great Plains includes increased vulnerability to </w:t>
      </w:r>
      <w:r w:rsidR="0025021A">
        <w:t>wildfires</w:t>
      </w:r>
      <w:r w:rsidRPr="00A97398">
        <w:t>, loss of</w:t>
      </w:r>
      <w:r w:rsidR="0025021A">
        <w:t xml:space="preserve"> critical</w:t>
      </w:r>
      <w:r w:rsidRPr="00A97398">
        <w:t xml:space="preserve"> habitat</w:t>
      </w:r>
      <w:r w:rsidRPr="00A97398">
        <w:rPr>
          <w:spacing w:val="40"/>
        </w:rPr>
        <w:t xml:space="preserve"> </w:t>
      </w:r>
      <w:r w:rsidRPr="00A97398">
        <w:t xml:space="preserve">and other grassland ecosystem services, and </w:t>
      </w:r>
      <w:r w:rsidR="0025021A">
        <w:t>even the</w:t>
      </w:r>
      <w:r w:rsidRPr="00A97398">
        <w:t xml:space="preserve"> </w:t>
      </w:r>
      <w:r w:rsidR="0025021A">
        <w:t xml:space="preserve">potential for </w:t>
      </w:r>
      <w:r w:rsidRPr="00A97398">
        <w:t>l</w:t>
      </w:r>
      <w:r w:rsidR="0025021A">
        <w:t>ower net ecosystem carbon over the l</w:t>
      </w:r>
      <w:r w:rsidRPr="00A97398">
        <w:t>ong</w:t>
      </w:r>
      <w:r w:rsidR="0025021A">
        <w:t xml:space="preserve"> </w:t>
      </w:r>
      <w:r w:rsidRPr="00A97398">
        <w:t>term</w:t>
      </w:r>
      <w:r w:rsidR="0025021A">
        <w:t xml:space="preserve"> (10+ year), especially</w:t>
      </w:r>
      <w:r w:rsidRPr="00A97398">
        <w:rPr>
          <w:spacing w:val="40"/>
        </w:rPr>
        <w:t xml:space="preserve"> </w:t>
      </w:r>
      <w:r w:rsidRPr="00A97398">
        <w:t xml:space="preserve">if afforestation </w:t>
      </w:r>
      <w:r w:rsidR="0025021A">
        <w:t>limits</w:t>
      </w:r>
      <w:r w:rsidRPr="00A97398">
        <w:t xml:space="preserve"> carbon storage</w:t>
      </w:r>
      <w:r w:rsidR="0025021A">
        <w:t xml:space="preserve"> equilibria</w:t>
      </w:r>
      <w:r w:rsidRPr="00A97398">
        <w:t xml:space="preserve"> in the soil.</w:t>
      </w:r>
      <w:r w:rsidRPr="00A97398">
        <w:rPr>
          <w:spacing w:val="40"/>
        </w:rPr>
        <w:t xml:space="preserve"> </w:t>
      </w:r>
      <w:r w:rsidRPr="00A97398">
        <w:t>Failing to account for those costs during offset</w:t>
      </w:r>
      <w:r w:rsidRPr="00A97398">
        <w:rPr>
          <w:spacing w:val="40"/>
        </w:rPr>
        <w:t xml:space="preserve"> </w:t>
      </w:r>
      <w:r w:rsidRPr="00A97398">
        <w:t xml:space="preserve">generation could lead to the afforestation of an additional </w:t>
      </w:r>
      <w:commentRangeStart w:id="10"/>
      <w:del w:id="11" w:author="Jacob Gellman" w:date="2022-12-14T23:23:00Z">
        <w:r w:rsidRPr="00A97398" w:rsidDel="00AB6D1F">
          <w:delText>118.4</w:delText>
        </w:r>
      </w:del>
      <w:ins w:id="12" w:author="Jacob Gellman" w:date="2022-12-22T14:20:00Z">
        <w:r w:rsidR="003045BB">
          <w:t xml:space="preserve"> </w:t>
        </w:r>
      </w:ins>
      <w:ins w:id="13" w:author="Jacob Gellman" w:date="2022-12-14T23:23:00Z">
        <w:r w:rsidR="00AB6D1F">
          <w:t>61.2</w:t>
        </w:r>
      </w:ins>
      <w:r w:rsidRPr="00A97398">
        <w:t xml:space="preserve"> million acres</w:t>
      </w:r>
      <w:commentRangeEnd w:id="10"/>
      <w:r w:rsidR="000258AD">
        <w:rPr>
          <w:rStyle w:val="CommentReference"/>
        </w:rPr>
        <w:commentReference w:id="10"/>
      </w:r>
      <w:r w:rsidRPr="00A97398">
        <w:t xml:space="preserve"> of grasslands in the</w:t>
      </w:r>
      <w:r w:rsidRPr="00A97398">
        <w:rPr>
          <w:spacing w:val="40"/>
        </w:rPr>
        <w:t xml:space="preserve"> </w:t>
      </w:r>
      <w:r w:rsidRPr="00A97398">
        <w:t>United States (U.S.) Great Plains under a scenario of carbon credits priced at $50 per metric ton</w:t>
      </w:r>
      <w:r w:rsidRPr="00A97398">
        <w:rPr>
          <w:spacing w:val="40"/>
        </w:rPr>
        <w:t xml:space="preserve"> </w:t>
      </w:r>
      <w:commentRangeStart w:id="14"/>
      <w:r w:rsidRPr="00A97398">
        <w:t>CO</w:t>
      </w:r>
      <w:r w:rsidRPr="00A97398">
        <w:rPr>
          <w:rFonts w:ascii="Times New Roman"/>
          <w:vertAlign w:val="subscript"/>
        </w:rPr>
        <w:t>2</w:t>
      </w:r>
      <w:r w:rsidRPr="00A97398">
        <w:t>-e</w:t>
      </w:r>
      <w:commentRangeEnd w:id="14"/>
      <w:r w:rsidR="00AB08A4">
        <w:rPr>
          <w:rStyle w:val="CommentReference"/>
        </w:rPr>
        <w:commentReference w:id="14"/>
      </w:r>
      <w:r w:rsidRPr="00A97398">
        <w:t>.</w:t>
      </w:r>
      <w:r w:rsidRPr="00A97398">
        <w:rPr>
          <w:spacing w:val="-7"/>
        </w:rPr>
        <w:t xml:space="preserve"> </w:t>
      </w:r>
      <w:r w:rsidRPr="00A97398">
        <w:t>Fortunately,</w:t>
      </w:r>
      <w:r w:rsidRPr="00A97398">
        <w:rPr>
          <w:spacing w:val="-7"/>
        </w:rPr>
        <w:t xml:space="preserve"> </w:t>
      </w:r>
      <w:r w:rsidR="0025021A">
        <w:t>methodologies</w:t>
      </w:r>
      <w:r w:rsidRPr="00A97398">
        <w:rPr>
          <w:spacing w:val="-7"/>
        </w:rPr>
        <w:t xml:space="preserve"> </w:t>
      </w:r>
      <w:r w:rsidRPr="00A97398">
        <w:t>from</w:t>
      </w:r>
      <w:r w:rsidRPr="00A97398">
        <w:rPr>
          <w:spacing w:val="-7"/>
        </w:rPr>
        <w:t xml:space="preserve"> </w:t>
      </w:r>
      <w:r w:rsidRPr="00A97398">
        <w:t>carbon</w:t>
      </w:r>
      <w:r w:rsidRPr="00A97398">
        <w:rPr>
          <w:spacing w:val="-7"/>
        </w:rPr>
        <w:t xml:space="preserve"> </w:t>
      </w:r>
      <w:r w:rsidRPr="00A97398">
        <w:t>registries,</w:t>
      </w:r>
      <w:r w:rsidRPr="00A97398">
        <w:rPr>
          <w:spacing w:val="-7"/>
        </w:rPr>
        <w:t xml:space="preserve"> </w:t>
      </w:r>
      <w:r w:rsidRPr="00A97398">
        <w:t>like</w:t>
      </w:r>
      <w:r w:rsidRPr="00A97398">
        <w:rPr>
          <w:spacing w:val="-7"/>
        </w:rPr>
        <w:t xml:space="preserve"> </w:t>
      </w:r>
      <w:r w:rsidRPr="00A97398">
        <w:t>the</w:t>
      </w:r>
      <w:r w:rsidRPr="00A97398">
        <w:rPr>
          <w:spacing w:val="-7"/>
        </w:rPr>
        <w:t xml:space="preserve"> </w:t>
      </w:r>
      <w:r w:rsidRPr="00A97398">
        <w:t>Climate</w:t>
      </w:r>
      <w:r w:rsidRPr="00A97398">
        <w:rPr>
          <w:spacing w:val="-7"/>
        </w:rPr>
        <w:t xml:space="preserve"> </w:t>
      </w:r>
      <w:r w:rsidRPr="00A97398">
        <w:t>Action</w:t>
      </w:r>
      <w:r w:rsidRPr="00A97398">
        <w:rPr>
          <w:spacing w:val="40"/>
        </w:rPr>
        <w:t xml:space="preserve"> </w:t>
      </w:r>
      <w:r w:rsidRPr="00A97398">
        <w:t>Reserve,</w:t>
      </w:r>
      <w:r w:rsidRPr="00A97398">
        <w:rPr>
          <w:spacing w:val="-9"/>
        </w:rPr>
        <w:t xml:space="preserve"> </w:t>
      </w:r>
      <w:r w:rsidRPr="00A97398">
        <w:t>can</w:t>
      </w:r>
      <w:r w:rsidRPr="00A97398">
        <w:rPr>
          <w:spacing w:val="-10"/>
        </w:rPr>
        <w:t xml:space="preserve"> </w:t>
      </w:r>
      <w:r w:rsidRPr="00A97398">
        <w:t>be</w:t>
      </w:r>
      <w:r w:rsidRPr="00A97398">
        <w:rPr>
          <w:spacing w:val="-10"/>
        </w:rPr>
        <w:t xml:space="preserve"> </w:t>
      </w:r>
      <w:r w:rsidR="0025021A">
        <w:t>applied</w:t>
      </w:r>
      <w:r w:rsidRPr="00A97398">
        <w:rPr>
          <w:spacing w:val="-10"/>
        </w:rPr>
        <w:t xml:space="preserve"> </w:t>
      </w:r>
      <w:r w:rsidRPr="00A97398">
        <w:t>to</w:t>
      </w:r>
      <w:r w:rsidRPr="00A97398">
        <w:rPr>
          <w:spacing w:val="-10"/>
        </w:rPr>
        <w:t xml:space="preserve"> </w:t>
      </w:r>
      <w:r w:rsidRPr="00A97398">
        <w:t>account</w:t>
      </w:r>
      <w:r w:rsidRPr="00A97398">
        <w:rPr>
          <w:spacing w:val="-10"/>
        </w:rPr>
        <w:t xml:space="preserve"> </w:t>
      </w:r>
      <w:r w:rsidRPr="00A97398">
        <w:t>for</w:t>
      </w:r>
      <w:r w:rsidRPr="00A97398">
        <w:rPr>
          <w:spacing w:val="-10"/>
        </w:rPr>
        <w:t xml:space="preserve"> </w:t>
      </w:r>
      <w:r w:rsidRPr="00A97398">
        <w:t>both</w:t>
      </w:r>
      <w:r w:rsidRPr="00A97398">
        <w:rPr>
          <w:spacing w:val="-10"/>
        </w:rPr>
        <w:t xml:space="preserve"> </w:t>
      </w:r>
      <w:r w:rsidRPr="00A97398">
        <w:t>the</w:t>
      </w:r>
      <w:r w:rsidRPr="00A97398">
        <w:rPr>
          <w:spacing w:val="-10"/>
        </w:rPr>
        <w:t xml:space="preserve"> </w:t>
      </w:r>
      <w:r w:rsidRPr="00A97398">
        <w:t>benefits</w:t>
      </w:r>
      <w:r w:rsidRPr="00A97398">
        <w:rPr>
          <w:spacing w:val="-10"/>
        </w:rPr>
        <w:t xml:space="preserve"> </w:t>
      </w:r>
      <w:r w:rsidRPr="00A97398">
        <w:t>and</w:t>
      </w:r>
      <w:r w:rsidRPr="00A97398">
        <w:rPr>
          <w:spacing w:val="-10"/>
        </w:rPr>
        <w:t xml:space="preserve"> </w:t>
      </w:r>
      <w:r w:rsidRPr="00A97398">
        <w:t>costs</w:t>
      </w:r>
      <w:r w:rsidRPr="00A97398">
        <w:rPr>
          <w:spacing w:val="-10"/>
        </w:rPr>
        <w:t xml:space="preserve"> </w:t>
      </w:r>
      <w:r w:rsidRPr="00A97398">
        <w:t>of</w:t>
      </w:r>
      <w:r w:rsidRPr="00A97398">
        <w:rPr>
          <w:spacing w:val="-10"/>
        </w:rPr>
        <w:t xml:space="preserve"> </w:t>
      </w:r>
      <w:r w:rsidRPr="00A97398">
        <w:t>afforestation,</w:t>
      </w:r>
      <w:r w:rsidRPr="00A97398">
        <w:rPr>
          <w:spacing w:val="-9"/>
        </w:rPr>
        <w:t xml:space="preserve"> </w:t>
      </w:r>
      <w:r w:rsidRPr="00A97398">
        <w:t>thereby</w:t>
      </w:r>
      <w:r w:rsidRPr="00A97398">
        <w:rPr>
          <w:spacing w:val="-10"/>
        </w:rPr>
        <w:t xml:space="preserve"> </w:t>
      </w:r>
      <w:r w:rsidR="0025021A">
        <w:rPr>
          <w:spacing w:val="-10"/>
        </w:rPr>
        <w:t xml:space="preserve">likely </w:t>
      </w:r>
      <w:commentRangeStart w:id="15"/>
      <w:del w:id="16" w:author="Jacob Gellman" w:date="2022-12-14T22:52:00Z">
        <w:r w:rsidRPr="00A97398" w:rsidDel="00C92C6E">
          <w:delText>relegating</w:delText>
        </w:r>
        <w:r w:rsidRPr="00A97398" w:rsidDel="00C92C6E">
          <w:rPr>
            <w:spacing w:val="40"/>
          </w:rPr>
          <w:delText xml:space="preserve"> </w:delText>
        </w:r>
        <w:commentRangeEnd w:id="15"/>
        <w:r w:rsidR="00AB08A4" w:rsidDel="00C92C6E">
          <w:rPr>
            <w:rStyle w:val="CommentReference"/>
          </w:rPr>
          <w:commentReference w:id="15"/>
        </w:r>
      </w:del>
      <w:ins w:id="17" w:author="Jacob Gellman" w:date="2022-12-14T22:52:00Z">
        <w:r w:rsidR="00C92C6E">
          <w:t xml:space="preserve">lowering </w:t>
        </w:r>
      </w:ins>
      <w:r w:rsidRPr="00A97398">
        <w:t>its value as a natural climate solution.</w:t>
      </w:r>
      <w:r w:rsidRPr="00A97398">
        <w:rPr>
          <w:spacing w:val="22"/>
        </w:rPr>
        <w:t xml:space="preserve"> </w:t>
      </w:r>
      <w:r w:rsidR="0025021A">
        <w:t>B</w:t>
      </w:r>
      <w:r w:rsidRPr="00A97398">
        <w:t>y</w:t>
      </w:r>
      <w:r w:rsidR="0025021A">
        <w:t xml:space="preserve"> </w:t>
      </w:r>
      <w:r w:rsidRPr="00A97398">
        <w:t>including these considerations in the scoping</w:t>
      </w:r>
      <w:r w:rsidRPr="00A97398">
        <w:rPr>
          <w:spacing w:val="40"/>
        </w:rPr>
        <w:t xml:space="preserve"> </w:t>
      </w:r>
      <w:r w:rsidRPr="00A97398">
        <w:t>phase</w:t>
      </w:r>
      <w:r w:rsidRPr="00A97398">
        <w:rPr>
          <w:spacing w:val="-12"/>
        </w:rPr>
        <w:t xml:space="preserve"> </w:t>
      </w:r>
      <w:r w:rsidRPr="00A97398">
        <w:t>of</w:t>
      </w:r>
      <w:r w:rsidRPr="00A97398">
        <w:rPr>
          <w:spacing w:val="-10"/>
        </w:rPr>
        <w:t xml:space="preserve"> </w:t>
      </w:r>
      <w:r w:rsidRPr="00A97398">
        <w:t>project</w:t>
      </w:r>
      <w:r w:rsidRPr="00A97398">
        <w:rPr>
          <w:spacing w:val="-10"/>
        </w:rPr>
        <w:t xml:space="preserve"> </w:t>
      </w:r>
      <w:r w:rsidRPr="00A97398">
        <w:t>development,</w:t>
      </w:r>
      <w:r w:rsidRPr="00A97398">
        <w:rPr>
          <w:spacing w:val="-10"/>
        </w:rPr>
        <w:t xml:space="preserve"> </w:t>
      </w:r>
      <w:r w:rsidRPr="00A97398">
        <w:t>carbon</w:t>
      </w:r>
      <w:r w:rsidRPr="00A97398">
        <w:rPr>
          <w:spacing w:val="-10"/>
        </w:rPr>
        <w:t xml:space="preserve"> </w:t>
      </w:r>
      <w:r w:rsidR="0025021A">
        <w:rPr>
          <w:spacing w:val="-10"/>
        </w:rPr>
        <w:t xml:space="preserve">offset </w:t>
      </w:r>
      <w:r w:rsidRPr="00A97398">
        <w:t>credit</w:t>
      </w:r>
      <w:r w:rsidRPr="00A97398">
        <w:rPr>
          <w:spacing w:val="-10"/>
        </w:rPr>
        <w:t xml:space="preserve"> </w:t>
      </w:r>
      <w:r w:rsidR="0025021A" w:rsidRPr="00A97398">
        <w:t>registries</w:t>
      </w:r>
      <w:r w:rsidRPr="00A97398">
        <w:rPr>
          <w:spacing w:val="-10"/>
        </w:rPr>
        <w:t xml:space="preserve"> </w:t>
      </w:r>
      <w:r w:rsidRPr="00A97398">
        <w:t>and</w:t>
      </w:r>
      <w:r w:rsidRPr="00A97398">
        <w:rPr>
          <w:spacing w:val="-10"/>
        </w:rPr>
        <w:t xml:space="preserve"> </w:t>
      </w:r>
      <w:r w:rsidRPr="00A97398">
        <w:t>project</w:t>
      </w:r>
      <w:r w:rsidRPr="00A97398">
        <w:rPr>
          <w:spacing w:val="-10"/>
        </w:rPr>
        <w:t xml:space="preserve"> </w:t>
      </w:r>
      <w:r w:rsidRPr="00A97398">
        <w:t>developers</w:t>
      </w:r>
      <w:r w:rsidRPr="00A97398">
        <w:rPr>
          <w:spacing w:val="-10"/>
        </w:rPr>
        <w:t xml:space="preserve"> </w:t>
      </w:r>
      <w:r w:rsidRPr="00A97398">
        <w:t>can</w:t>
      </w:r>
      <w:r w:rsidRPr="00A97398">
        <w:rPr>
          <w:spacing w:val="-10"/>
        </w:rPr>
        <w:t xml:space="preserve"> </w:t>
      </w:r>
      <w:r w:rsidRPr="00A97398">
        <w:t>avoid</w:t>
      </w:r>
      <w:r w:rsidRPr="00A97398">
        <w:rPr>
          <w:spacing w:val="-10"/>
        </w:rPr>
        <w:t xml:space="preserve"> </w:t>
      </w:r>
      <w:r w:rsidRPr="00A97398">
        <w:t>afforestation</w:t>
      </w:r>
      <w:r w:rsidRPr="00A97398">
        <w:rPr>
          <w:spacing w:val="40"/>
        </w:rPr>
        <w:t xml:space="preserve"> </w:t>
      </w:r>
      <w:r w:rsidRPr="00A97398">
        <w:t>scenarios that undermine their commitment to generating</w:t>
      </w:r>
      <w:r w:rsidR="0025021A">
        <w:t xml:space="preserve"> durable carbon</w:t>
      </w:r>
      <w:r w:rsidRPr="00A97398">
        <w:t xml:space="preserve"> </w:t>
      </w:r>
      <w:r w:rsidR="0025021A">
        <w:t>that</w:t>
      </w:r>
      <w:r w:rsidRPr="00A97398">
        <w:t xml:space="preserve"> incur no net</w:t>
      </w:r>
      <w:r w:rsidRPr="00A97398">
        <w:rPr>
          <w:spacing w:val="40"/>
        </w:rPr>
        <w:t xml:space="preserve"> </w:t>
      </w:r>
      <w:r w:rsidRPr="00A97398">
        <w:rPr>
          <w:spacing w:val="-2"/>
        </w:rPr>
        <w:t>harm</w:t>
      </w:r>
      <w:r w:rsidR="0025021A">
        <w:rPr>
          <w:spacing w:val="-2"/>
        </w:rPr>
        <w:t xml:space="preserve"> on the social-ecological system</w:t>
      </w:r>
      <w:commentRangeStart w:id="18"/>
      <w:r w:rsidRPr="00A97398">
        <w:rPr>
          <w:spacing w:val="-2"/>
        </w:rPr>
        <w:t>.</w:t>
      </w:r>
      <w:commentRangeEnd w:id="18"/>
      <w:r w:rsidR="00AB08A4">
        <w:rPr>
          <w:rStyle w:val="CommentReference"/>
        </w:rPr>
        <w:commentReference w:id="18"/>
      </w:r>
    </w:p>
    <w:p w14:paraId="690068EE" w14:textId="77777777" w:rsidR="00B96BB0" w:rsidRDefault="00B96BB0" w:rsidP="00B96BB0">
      <w:pPr>
        <w:spacing w:before="57" w:line="480" w:lineRule="auto"/>
        <w:ind w:left="106" w:right="244"/>
        <w:jc w:val="both"/>
        <w:rPr>
          <w:spacing w:val="-2"/>
        </w:rPr>
      </w:pPr>
    </w:p>
    <w:p w14:paraId="23E239ED" w14:textId="77777777" w:rsidR="00982EA8" w:rsidRDefault="00982EA8" w:rsidP="00B96BB0">
      <w:pPr>
        <w:pStyle w:val="BodyText"/>
        <w:spacing w:line="480" w:lineRule="auto"/>
        <w:rPr>
          <w:sz w:val="2"/>
        </w:rPr>
      </w:pPr>
    </w:p>
    <w:p w14:paraId="74B76E10" w14:textId="73306D69" w:rsidR="00B96BB0" w:rsidRDefault="00B96BB0" w:rsidP="00B96BB0">
      <w:pPr>
        <w:pStyle w:val="BodyText"/>
        <w:spacing w:line="480" w:lineRule="auto"/>
        <w:ind w:left="106"/>
        <w:rPr>
          <w:sz w:val="2"/>
        </w:rPr>
        <w:sectPr w:rsidR="00B96BB0" w:rsidSect="00A97398">
          <w:type w:val="continuous"/>
          <w:pgSz w:w="11910" w:h="15880"/>
          <w:pgMar w:top="600" w:right="780" w:bottom="780" w:left="920" w:header="0" w:footer="597" w:gutter="0"/>
          <w:cols w:space="720"/>
        </w:sectPr>
      </w:pPr>
    </w:p>
    <w:p w14:paraId="3C064623" w14:textId="77777777" w:rsidR="00982EA8" w:rsidRDefault="00000000" w:rsidP="00B96BB0">
      <w:pPr>
        <w:pStyle w:val="Heading1"/>
        <w:numPr>
          <w:ilvl w:val="0"/>
          <w:numId w:val="4"/>
        </w:numPr>
        <w:tabs>
          <w:tab w:val="left" w:pos="406"/>
        </w:tabs>
        <w:spacing w:before="49" w:line="480" w:lineRule="auto"/>
        <w:ind w:hanging="300"/>
      </w:pPr>
      <w:r>
        <w:rPr>
          <w:spacing w:val="-2"/>
        </w:rPr>
        <w:t>Background</w:t>
      </w:r>
    </w:p>
    <w:p w14:paraId="2C755269" w14:textId="17117001" w:rsidR="00B96BB0" w:rsidRDefault="00000000" w:rsidP="00B96BB0">
      <w:pPr>
        <w:pStyle w:val="BodyText"/>
        <w:spacing w:line="480" w:lineRule="auto"/>
        <w:ind w:left="101" w:right="14"/>
        <w:rPr>
          <w:sz w:val="22"/>
          <w:szCs w:val="22"/>
        </w:rPr>
      </w:pPr>
      <w:r w:rsidRPr="00A97398">
        <w:rPr>
          <w:sz w:val="22"/>
          <w:szCs w:val="22"/>
        </w:rPr>
        <w:t>Land management activities that enhance carbon storage in ecosystems represent an important pathway for mitigating global climate change.</w:t>
      </w:r>
      <w:r w:rsidRPr="00A97398">
        <w:rPr>
          <w:spacing w:val="38"/>
          <w:sz w:val="22"/>
          <w:szCs w:val="22"/>
        </w:rPr>
        <w:t xml:space="preserve"> </w:t>
      </w:r>
      <w:r w:rsidRPr="00A97398">
        <w:rPr>
          <w:sz w:val="22"/>
          <w:szCs w:val="22"/>
        </w:rPr>
        <w:t>These so called "natural climate solutions" (NCS) (</w:t>
      </w:r>
      <w:proofErr w:type="spellStart"/>
      <w:r w:rsidRPr="00A97398">
        <w:rPr>
          <w:sz w:val="22"/>
          <w:szCs w:val="22"/>
        </w:rPr>
        <w:fldChar w:fldCharType="begin"/>
      </w:r>
      <w:r w:rsidRPr="00A97398">
        <w:rPr>
          <w:sz w:val="22"/>
          <w:szCs w:val="22"/>
        </w:rPr>
        <w:instrText>HYPERLINK \l "_bookmark15"</w:instrText>
      </w:r>
      <w:r w:rsidRPr="00A97398">
        <w:rPr>
          <w:sz w:val="22"/>
          <w:szCs w:val="22"/>
        </w:rPr>
      </w:r>
      <w:r w:rsidRPr="00A97398">
        <w:rPr>
          <w:sz w:val="22"/>
          <w:szCs w:val="22"/>
        </w:rPr>
        <w:fldChar w:fldCharType="separate"/>
      </w:r>
      <w:r w:rsidRPr="00A97398">
        <w:rPr>
          <w:color w:val="2F4F4F"/>
          <w:sz w:val="22"/>
          <w:szCs w:val="22"/>
        </w:rPr>
        <w:t>Griscom</w:t>
      </w:r>
      <w:proofErr w:type="spellEnd"/>
      <w:r w:rsidRPr="00A97398">
        <w:rPr>
          <w:color w:val="2F4F4F"/>
          <w:sz w:val="22"/>
          <w:szCs w:val="22"/>
        </w:rPr>
        <w:t xml:space="preserve"> et al.</w:t>
      </w:r>
      <w:r w:rsidRPr="00A97398">
        <w:rPr>
          <w:color w:val="2F4F4F"/>
          <w:sz w:val="22"/>
          <w:szCs w:val="22"/>
        </w:rPr>
        <w:fldChar w:fldCharType="end"/>
      </w:r>
      <w:r w:rsidRPr="00A97398">
        <w:rPr>
          <w:color w:val="2F4F4F"/>
          <w:sz w:val="22"/>
          <w:szCs w:val="22"/>
        </w:rPr>
        <w:t xml:space="preserve"> </w:t>
      </w:r>
      <w:r w:rsidRPr="00A97398">
        <w:rPr>
          <w:sz w:val="22"/>
          <w:szCs w:val="22"/>
        </w:rPr>
        <w:t>[</w:t>
      </w:r>
      <w:hyperlink w:anchor="_bookmark15" w:history="1">
        <w:r w:rsidRPr="00A97398">
          <w:rPr>
            <w:color w:val="2F4F4F"/>
            <w:sz w:val="22"/>
            <w:szCs w:val="22"/>
          </w:rPr>
          <w:t>2017</w:t>
        </w:r>
      </w:hyperlink>
      <w:r w:rsidRPr="00A97398">
        <w:rPr>
          <w:sz w:val="22"/>
          <w:szCs w:val="22"/>
        </w:rPr>
        <w:t xml:space="preserve">]) include managing forests, pastures, </w:t>
      </w:r>
      <w:r w:rsidR="0025021A" w:rsidRPr="00A97398">
        <w:rPr>
          <w:sz w:val="22"/>
          <w:szCs w:val="22"/>
        </w:rPr>
        <w:t>wetlands,</w:t>
      </w:r>
      <w:r w:rsidRPr="00A97398">
        <w:rPr>
          <w:sz w:val="22"/>
          <w:szCs w:val="22"/>
        </w:rPr>
        <w:t xml:space="preserve"> and croplands to increase carbon fixation</w:t>
      </w:r>
      <w:r w:rsidRPr="00A97398">
        <w:rPr>
          <w:spacing w:val="-6"/>
          <w:sz w:val="22"/>
          <w:szCs w:val="22"/>
        </w:rPr>
        <w:t xml:space="preserve"> </w:t>
      </w:r>
      <w:r w:rsidRPr="00A97398">
        <w:rPr>
          <w:sz w:val="22"/>
          <w:szCs w:val="22"/>
        </w:rPr>
        <w:t>and</w:t>
      </w:r>
      <w:r w:rsidRPr="00A97398">
        <w:rPr>
          <w:spacing w:val="-6"/>
          <w:sz w:val="22"/>
          <w:szCs w:val="22"/>
        </w:rPr>
        <w:t xml:space="preserve"> </w:t>
      </w:r>
      <w:r w:rsidRPr="00A97398">
        <w:rPr>
          <w:sz w:val="22"/>
          <w:szCs w:val="22"/>
        </w:rPr>
        <w:t>retention</w:t>
      </w:r>
      <w:r w:rsidRPr="00A97398">
        <w:rPr>
          <w:spacing w:val="-6"/>
          <w:sz w:val="22"/>
          <w:szCs w:val="22"/>
        </w:rPr>
        <w:t xml:space="preserve"> </w:t>
      </w:r>
      <w:r w:rsidRPr="00A97398">
        <w:rPr>
          <w:sz w:val="22"/>
          <w:szCs w:val="22"/>
        </w:rPr>
        <w:t>in</w:t>
      </w:r>
      <w:r w:rsidRPr="00A97398">
        <w:rPr>
          <w:spacing w:val="-6"/>
          <w:sz w:val="22"/>
          <w:szCs w:val="22"/>
        </w:rPr>
        <w:t xml:space="preserve"> </w:t>
      </w:r>
      <w:r w:rsidRPr="00A97398">
        <w:rPr>
          <w:sz w:val="22"/>
          <w:szCs w:val="22"/>
        </w:rPr>
        <w:t>plants</w:t>
      </w:r>
      <w:r w:rsidRPr="00A97398">
        <w:rPr>
          <w:spacing w:val="-6"/>
          <w:sz w:val="22"/>
          <w:szCs w:val="22"/>
        </w:rPr>
        <w:t xml:space="preserve"> </w:t>
      </w:r>
      <w:r w:rsidRPr="00A97398">
        <w:rPr>
          <w:sz w:val="22"/>
          <w:szCs w:val="22"/>
        </w:rPr>
        <w:t>and</w:t>
      </w:r>
      <w:r w:rsidRPr="00A97398">
        <w:rPr>
          <w:spacing w:val="-6"/>
          <w:sz w:val="22"/>
          <w:szCs w:val="22"/>
        </w:rPr>
        <w:t xml:space="preserve"> </w:t>
      </w:r>
      <w:r w:rsidRPr="00A97398">
        <w:rPr>
          <w:sz w:val="22"/>
          <w:szCs w:val="22"/>
        </w:rPr>
        <w:t>soils.</w:t>
      </w:r>
      <w:r w:rsidRPr="00A97398">
        <w:rPr>
          <w:spacing w:val="18"/>
          <w:sz w:val="22"/>
          <w:szCs w:val="22"/>
        </w:rPr>
        <w:t xml:space="preserve"> </w:t>
      </w:r>
      <w:r w:rsidRPr="00A97398">
        <w:rPr>
          <w:sz w:val="22"/>
          <w:szCs w:val="22"/>
        </w:rPr>
        <w:t>Avoided</w:t>
      </w:r>
      <w:r w:rsidRPr="00A97398">
        <w:rPr>
          <w:spacing w:val="-6"/>
          <w:sz w:val="22"/>
          <w:szCs w:val="22"/>
        </w:rPr>
        <w:t xml:space="preserve"> </w:t>
      </w:r>
      <w:r w:rsidRPr="00A97398">
        <w:rPr>
          <w:sz w:val="22"/>
          <w:szCs w:val="22"/>
        </w:rPr>
        <w:t xml:space="preserve">deforestation, reforestation of formerly forested lands, and </w:t>
      </w:r>
      <w:del w:id="19" w:author="Jacob Gellman" w:date="2022-12-14T22:30:00Z">
        <w:r w:rsidRPr="00A97398" w:rsidDel="00AB08A4">
          <w:rPr>
            <w:sz w:val="22"/>
            <w:szCs w:val="22"/>
          </w:rPr>
          <w:delText>afforesta-tion</w:delText>
        </w:r>
      </w:del>
      <w:ins w:id="20" w:author="Jacob Gellman" w:date="2022-12-14T22:30:00Z">
        <w:r w:rsidR="00AB08A4">
          <w:rPr>
            <w:sz w:val="22"/>
            <w:szCs w:val="22"/>
          </w:rPr>
          <w:t>afforestation</w:t>
        </w:r>
      </w:ins>
      <w:r w:rsidRPr="00A97398">
        <w:rPr>
          <w:sz w:val="22"/>
          <w:szCs w:val="22"/>
        </w:rPr>
        <w:t xml:space="preserve"> of non-forest lands are all natural climate solutions that leverage the carbon storage benefits of </w:t>
      </w:r>
      <w:r w:rsidR="0025021A">
        <w:rPr>
          <w:sz w:val="22"/>
          <w:szCs w:val="22"/>
        </w:rPr>
        <w:t>forests</w:t>
      </w:r>
      <w:r w:rsidRPr="00A97398">
        <w:rPr>
          <w:sz w:val="22"/>
          <w:szCs w:val="22"/>
        </w:rPr>
        <w:t xml:space="preserve"> (</w:t>
      </w:r>
      <w:hyperlink w:anchor="_bookmark52" w:history="1">
        <w:r w:rsidRPr="00A97398">
          <w:rPr>
            <w:color w:val="2F4F4F"/>
            <w:sz w:val="22"/>
            <w:szCs w:val="22"/>
          </w:rPr>
          <w:t>Plantinga and</w:t>
        </w:r>
      </w:hyperlink>
      <w:r w:rsidRPr="00A97398">
        <w:rPr>
          <w:color w:val="2F4F4F"/>
          <w:sz w:val="22"/>
          <w:szCs w:val="22"/>
        </w:rPr>
        <w:t xml:space="preserve"> </w:t>
      </w:r>
      <w:hyperlink w:anchor="_bookmark52" w:history="1">
        <w:r w:rsidRPr="00A97398">
          <w:rPr>
            <w:color w:val="2F4F4F"/>
            <w:sz w:val="22"/>
            <w:szCs w:val="22"/>
          </w:rPr>
          <w:t>Wu</w:t>
        </w:r>
      </w:hyperlink>
      <w:r w:rsidRPr="00A97398">
        <w:rPr>
          <w:color w:val="2F4F4F"/>
          <w:spacing w:val="-2"/>
          <w:sz w:val="22"/>
          <w:szCs w:val="22"/>
        </w:rPr>
        <w:t xml:space="preserve"> </w:t>
      </w:r>
      <w:r w:rsidRPr="00A97398">
        <w:rPr>
          <w:sz w:val="22"/>
          <w:szCs w:val="22"/>
        </w:rPr>
        <w:t>[</w:t>
      </w:r>
      <w:hyperlink w:anchor="_bookmark52" w:history="1">
        <w:r w:rsidRPr="00A97398">
          <w:rPr>
            <w:color w:val="2F4F4F"/>
            <w:sz w:val="22"/>
            <w:szCs w:val="22"/>
          </w:rPr>
          <w:t>2006</w:t>
        </w:r>
      </w:hyperlink>
      <w:r w:rsidRPr="00A97398">
        <w:rPr>
          <w:sz w:val="22"/>
          <w:szCs w:val="22"/>
        </w:rPr>
        <w:t>],</w:t>
      </w:r>
      <w:r w:rsidRPr="00A97398">
        <w:rPr>
          <w:spacing w:val="-2"/>
          <w:sz w:val="22"/>
          <w:szCs w:val="22"/>
        </w:rPr>
        <w:t xml:space="preserve"> </w:t>
      </w:r>
      <w:hyperlink w:anchor="_bookmark11" w:history="1">
        <w:r w:rsidRPr="00A97398">
          <w:rPr>
            <w:color w:val="2F4F4F"/>
            <w:sz w:val="22"/>
            <w:szCs w:val="22"/>
          </w:rPr>
          <w:t>Forster</w:t>
        </w:r>
        <w:r w:rsidRPr="00A97398">
          <w:rPr>
            <w:color w:val="2F4F4F"/>
            <w:spacing w:val="-2"/>
            <w:sz w:val="22"/>
            <w:szCs w:val="22"/>
          </w:rPr>
          <w:t xml:space="preserve"> </w:t>
        </w:r>
        <w:r w:rsidRPr="00A97398">
          <w:rPr>
            <w:color w:val="2F4F4F"/>
            <w:sz w:val="22"/>
            <w:szCs w:val="22"/>
          </w:rPr>
          <w:t>et</w:t>
        </w:r>
        <w:r w:rsidRPr="00A97398">
          <w:rPr>
            <w:color w:val="2F4F4F"/>
            <w:spacing w:val="-2"/>
            <w:sz w:val="22"/>
            <w:szCs w:val="22"/>
          </w:rPr>
          <w:t xml:space="preserve"> </w:t>
        </w:r>
        <w:r w:rsidRPr="00A97398">
          <w:rPr>
            <w:color w:val="2F4F4F"/>
            <w:sz w:val="22"/>
            <w:szCs w:val="22"/>
          </w:rPr>
          <w:t>al.</w:t>
        </w:r>
      </w:hyperlink>
      <w:r w:rsidRPr="00A97398">
        <w:rPr>
          <w:color w:val="2F4F4F"/>
          <w:spacing w:val="-2"/>
          <w:sz w:val="22"/>
          <w:szCs w:val="22"/>
        </w:rPr>
        <w:t xml:space="preserve"> </w:t>
      </w:r>
      <w:r w:rsidRPr="00A97398">
        <w:rPr>
          <w:sz w:val="22"/>
          <w:szCs w:val="22"/>
        </w:rPr>
        <w:t>[</w:t>
      </w:r>
      <w:hyperlink w:anchor="_bookmark11" w:history="1">
        <w:r w:rsidRPr="00A97398">
          <w:rPr>
            <w:color w:val="2F4F4F"/>
            <w:sz w:val="22"/>
            <w:szCs w:val="22"/>
          </w:rPr>
          <w:t>2021</w:t>
        </w:r>
      </w:hyperlink>
      <w:r w:rsidRPr="00A97398">
        <w:rPr>
          <w:sz w:val="22"/>
          <w:szCs w:val="22"/>
        </w:rPr>
        <w:t>]).</w:t>
      </w:r>
      <w:r w:rsidRPr="00A97398">
        <w:rPr>
          <w:spacing w:val="19"/>
          <w:sz w:val="22"/>
          <w:szCs w:val="22"/>
        </w:rPr>
        <w:t xml:space="preserve"> </w:t>
      </w:r>
      <w:r w:rsidRPr="00A97398">
        <w:rPr>
          <w:sz w:val="22"/>
          <w:szCs w:val="22"/>
        </w:rPr>
        <w:t>Yet</w:t>
      </w:r>
      <w:r w:rsidRPr="00A97398">
        <w:rPr>
          <w:spacing w:val="-2"/>
          <w:sz w:val="22"/>
          <w:szCs w:val="22"/>
        </w:rPr>
        <w:t xml:space="preserve"> </w:t>
      </w:r>
      <w:r w:rsidRPr="00A97398">
        <w:rPr>
          <w:sz w:val="22"/>
          <w:szCs w:val="22"/>
        </w:rPr>
        <w:t>afforestation</w:t>
      </w:r>
      <w:r w:rsidRPr="00A97398">
        <w:rPr>
          <w:spacing w:val="-2"/>
          <w:sz w:val="22"/>
          <w:szCs w:val="22"/>
        </w:rPr>
        <w:t xml:space="preserve"> </w:t>
      </w:r>
      <w:r w:rsidRPr="00A97398">
        <w:rPr>
          <w:sz w:val="22"/>
          <w:szCs w:val="22"/>
        </w:rPr>
        <w:t>of</w:t>
      </w:r>
      <w:r w:rsidRPr="00A97398">
        <w:rPr>
          <w:spacing w:val="-2"/>
          <w:sz w:val="22"/>
          <w:szCs w:val="22"/>
        </w:rPr>
        <w:t xml:space="preserve"> </w:t>
      </w:r>
      <w:r w:rsidRPr="00A97398">
        <w:rPr>
          <w:sz w:val="22"/>
          <w:szCs w:val="22"/>
        </w:rPr>
        <w:t xml:space="preserve">grasslands is distinct from the other two categories of forestation due to </w:t>
      </w:r>
      <w:r w:rsidR="0025021A">
        <w:rPr>
          <w:sz w:val="22"/>
          <w:szCs w:val="22"/>
        </w:rPr>
        <w:t>the</w:t>
      </w:r>
      <w:r w:rsidRPr="00A97398">
        <w:rPr>
          <w:sz w:val="22"/>
          <w:szCs w:val="22"/>
        </w:rPr>
        <w:t xml:space="preserve"> well-document</w:t>
      </w:r>
      <w:ins w:id="21" w:author="Jacob Gellman" w:date="2022-12-14T22:30:00Z">
        <w:r w:rsidR="00B218FB">
          <w:rPr>
            <w:sz w:val="22"/>
            <w:szCs w:val="22"/>
          </w:rPr>
          <w:t>ed</w:t>
        </w:r>
      </w:ins>
      <w:r w:rsidRPr="00A97398">
        <w:rPr>
          <w:sz w:val="22"/>
          <w:szCs w:val="22"/>
        </w:rPr>
        <w:t xml:space="preserve"> loss of ecosystem service provi</w:t>
      </w:r>
      <w:r w:rsidRPr="00A97398">
        <w:rPr>
          <w:spacing w:val="-2"/>
          <w:sz w:val="22"/>
          <w:szCs w:val="22"/>
        </w:rPr>
        <w:t>sioning</w:t>
      </w:r>
      <w:r w:rsidR="0025021A">
        <w:rPr>
          <w:spacing w:val="-2"/>
          <w:sz w:val="22"/>
          <w:szCs w:val="22"/>
        </w:rPr>
        <w:t xml:space="preserve"> that occurs when trees invade grasslands. Those lost ecosystem services</w:t>
      </w:r>
      <w:r w:rsidRPr="00A97398">
        <w:rPr>
          <w:spacing w:val="-9"/>
          <w:sz w:val="22"/>
          <w:szCs w:val="22"/>
        </w:rPr>
        <w:t xml:space="preserve"> </w:t>
      </w:r>
      <w:r w:rsidRPr="00A97398">
        <w:rPr>
          <w:spacing w:val="-2"/>
          <w:sz w:val="22"/>
          <w:szCs w:val="22"/>
        </w:rPr>
        <w:t>includ</w:t>
      </w:r>
      <w:r w:rsidR="0025021A">
        <w:rPr>
          <w:spacing w:val="-2"/>
          <w:sz w:val="22"/>
          <w:szCs w:val="22"/>
        </w:rPr>
        <w:t xml:space="preserve">e </w:t>
      </w:r>
      <w:commentRangeStart w:id="22"/>
      <w:r w:rsidRPr="00A97398">
        <w:rPr>
          <w:spacing w:val="-2"/>
          <w:sz w:val="22"/>
          <w:szCs w:val="22"/>
        </w:rPr>
        <w:t>fire</w:t>
      </w:r>
      <w:r w:rsidRPr="00A97398">
        <w:rPr>
          <w:spacing w:val="-13"/>
          <w:sz w:val="22"/>
          <w:szCs w:val="22"/>
        </w:rPr>
        <w:t xml:space="preserve"> </w:t>
      </w:r>
      <w:r w:rsidRPr="00A97398">
        <w:rPr>
          <w:spacing w:val="-2"/>
          <w:sz w:val="22"/>
          <w:szCs w:val="22"/>
        </w:rPr>
        <w:t>suppression</w:t>
      </w:r>
      <w:commentRangeEnd w:id="22"/>
      <w:r w:rsidR="00B218FB">
        <w:rPr>
          <w:rStyle w:val="CommentReference"/>
        </w:rPr>
        <w:commentReference w:id="22"/>
      </w:r>
      <w:r w:rsidRPr="00A97398">
        <w:rPr>
          <w:spacing w:val="-13"/>
          <w:sz w:val="22"/>
          <w:szCs w:val="22"/>
        </w:rPr>
        <w:t xml:space="preserve"> </w:t>
      </w:r>
      <w:r w:rsidRPr="00A97398">
        <w:rPr>
          <w:spacing w:val="-2"/>
          <w:sz w:val="22"/>
          <w:szCs w:val="22"/>
        </w:rPr>
        <w:t>(</w:t>
      </w:r>
      <w:hyperlink w:anchor="_bookmark7" w:history="1">
        <w:r w:rsidRPr="00A97398">
          <w:rPr>
            <w:color w:val="2F4F4F"/>
            <w:spacing w:val="-2"/>
            <w:sz w:val="22"/>
            <w:szCs w:val="22"/>
          </w:rPr>
          <w:t>Donovan</w:t>
        </w:r>
        <w:r w:rsidRPr="00A97398">
          <w:rPr>
            <w:color w:val="2F4F4F"/>
            <w:spacing w:val="-13"/>
            <w:sz w:val="22"/>
            <w:szCs w:val="22"/>
          </w:rPr>
          <w:t xml:space="preserve"> </w:t>
        </w:r>
        <w:r w:rsidRPr="00A97398">
          <w:rPr>
            <w:color w:val="2F4F4F"/>
            <w:spacing w:val="-2"/>
            <w:sz w:val="22"/>
            <w:szCs w:val="22"/>
          </w:rPr>
          <w:t>et</w:t>
        </w:r>
        <w:r w:rsidRPr="00A97398">
          <w:rPr>
            <w:color w:val="2F4F4F"/>
            <w:spacing w:val="-13"/>
            <w:sz w:val="22"/>
            <w:szCs w:val="22"/>
          </w:rPr>
          <w:t xml:space="preserve"> </w:t>
        </w:r>
        <w:r w:rsidRPr="00A97398">
          <w:rPr>
            <w:color w:val="2F4F4F"/>
            <w:spacing w:val="-2"/>
            <w:sz w:val="22"/>
            <w:szCs w:val="22"/>
          </w:rPr>
          <w:t>al.</w:t>
        </w:r>
      </w:hyperlink>
      <w:r w:rsidRPr="00A97398">
        <w:rPr>
          <w:color w:val="2F4F4F"/>
          <w:spacing w:val="-13"/>
          <w:sz w:val="22"/>
          <w:szCs w:val="22"/>
        </w:rPr>
        <w:t xml:space="preserve"> </w:t>
      </w:r>
      <w:r w:rsidRPr="00A97398">
        <w:rPr>
          <w:spacing w:val="-2"/>
          <w:sz w:val="22"/>
          <w:szCs w:val="22"/>
        </w:rPr>
        <w:t>[</w:t>
      </w:r>
      <w:hyperlink w:anchor="_bookmark7" w:history="1">
        <w:r w:rsidRPr="00A97398">
          <w:rPr>
            <w:color w:val="2F4F4F"/>
            <w:spacing w:val="-2"/>
            <w:sz w:val="22"/>
            <w:szCs w:val="22"/>
          </w:rPr>
          <w:t>2017</w:t>
        </w:r>
      </w:hyperlink>
      <w:r w:rsidRPr="00A97398">
        <w:rPr>
          <w:spacing w:val="-2"/>
          <w:sz w:val="22"/>
          <w:szCs w:val="22"/>
        </w:rPr>
        <w:t xml:space="preserve">]), </w:t>
      </w:r>
      <w:r w:rsidRPr="00A97398">
        <w:rPr>
          <w:sz w:val="22"/>
          <w:szCs w:val="22"/>
        </w:rPr>
        <w:t>long</w:t>
      </w:r>
      <w:r w:rsidRPr="00A97398">
        <w:rPr>
          <w:spacing w:val="29"/>
          <w:sz w:val="22"/>
          <w:szCs w:val="22"/>
        </w:rPr>
        <w:t xml:space="preserve"> </w:t>
      </w:r>
      <w:r w:rsidRPr="00A97398">
        <w:rPr>
          <w:sz w:val="22"/>
          <w:szCs w:val="22"/>
        </w:rPr>
        <w:t>term</w:t>
      </w:r>
      <w:r w:rsidRPr="00A97398">
        <w:rPr>
          <w:spacing w:val="29"/>
          <w:sz w:val="22"/>
          <w:szCs w:val="22"/>
        </w:rPr>
        <w:t xml:space="preserve"> </w:t>
      </w:r>
      <w:r w:rsidRPr="00A97398">
        <w:rPr>
          <w:sz w:val="22"/>
          <w:szCs w:val="22"/>
        </w:rPr>
        <w:t>(10</w:t>
      </w:r>
      <w:r w:rsidR="0025021A">
        <w:rPr>
          <w:sz w:val="22"/>
          <w:szCs w:val="22"/>
        </w:rPr>
        <w:t>+</w:t>
      </w:r>
      <w:r w:rsidRPr="00A97398">
        <w:rPr>
          <w:spacing w:val="29"/>
          <w:sz w:val="22"/>
          <w:szCs w:val="22"/>
        </w:rPr>
        <w:t xml:space="preserve"> </w:t>
      </w:r>
      <w:r w:rsidRPr="00A97398">
        <w:rPr>
          <w:sz w:val="22"/>
          <w:szCs w:val="22"/>
        </w:rPr>
        <w:t>year)</w:t>
      </w:r>
      <w:r w:rsidRPr="00A97398">
        <w:rPr>
          <w:spacing w:val="29"/>
          <w:sz w:val="22"/>
          <w:szCs w:val="22"/>
        </w:rPr>
        <w:t xml:space="preserve"> </w:t>
      </w:r>
      <w:r w:rsidRPr="00A97398">
        <w:rPr>
          <w:sz w:val="22"/>
          <w:szCs w:val="22"/>
        </w:rPr>
        <w:t>carbon</w:t>
      </w:r>
      <w:r w:rsidRPr="00A97398">
        <w:rPr>
          <w:spacing w:val="29"/>
          <w:sz w:val="22"/>
          <w:szCs w:val="22"/>
        </w:rPr>
        <w:t xml:space="preserve"> </w:t>
      </w:r>
      <w:r w:rsidRPr="00A97398">
        <w:rPr>
          <w:sz w:val="22"/>
          <w:szCs w:val="22"/>
        </w:rPr>
        <w:t>storage</w:t>
      </w:r>
      <w:r w:rsidRPr="00A97398">
        <w:rPr>
          <w:spacing w:val="29"/>
          <w:sz w:val="22"/>
          <w:szCs w:val="22"/>
        </w:rPr>
        <w:t xml:space="preserve"> </w:t>
      </w:r>
      <w:r w:rsidRPr="00A97398">
        <w:rPr>
          <w:sz w:val="22"/>
          <w:szCs w:val="22"/>
        </w:rPr>
        <w:t>(</w:t>
      </w:r>
      <w:hyperlink w:anchor="_bookmark24" w:history="1">
        <w:r w:rsidRPr="00A97398">
          <w:rPr>
            <w:color w:val="2F4F4F"/>
            <w:sz w:val="22"/>
            <w:szCs w:val="22"/>
          </w:rPr>
          <w:t>Jackson</w:t>
        </w:r>
      </w:hyperlink>
      <w:r w:rsidRPr="00A97398">
        <w:rPr>
          <w:color w:val="2F4F4F"/>
          <w:sz w:val="22"/>
          <w:szCs w:val="22"/>
        </w:rPr>
        <w:t xml:space="preserve"> </w:t>
      </w:r>
      <w:hyperlink w:anchor="_bookmark24" w:history="1">
        <w:r w:rsidRPr="00A97398">
          <w:rPr>
            <w:color w:val="2F4F4F"/>
            <w:sz w:val="22"/>
            <w:szCs w:val="22"/>
          </w:rPr>
          <w:t>et al.</w:t>
        </w:r>
      </w:hyperlink>
      <w:r w:rsidRPr="00A97398">
        <w:rPr>
          <w:color w:val="2F4F4F"/>
          <w:sz w:val="22"/>
          <w:szCs w:val="22"/>
        </w:rPr>
        <w:t xml:space="preserve"> </w:t>
      </w:r>
      <w:r w:rsidRPr="00A97398">
        <w:rPr>
          <w:sz w:val="22"/>
          <w:szCs w:val="22"/>
        </w:rPr>
        <w:t>[</w:t>
      </w:r>
      <w:hyperlink w:anchor="_bookmark24" w:history="1">
        <w:r w:rsidRPr="00A97398">
          <w:rPr>
            <w:color w:val="2F4F4F"/>
            <w:sz w:val="22"/>
            <w:szCs w:val="22"/>
          </w:rPr>
          <w:t>2002</w:t>
        </w:r>
      </w:hyperlink>
      <w:r w:rsidRPr="00A97398">
        <w:rPr>
          <w:sz w:val="22"/>
          <w:szCs w:val="22"/>
        </w:rPr>
        <w:t>]),</w:t>
      </w:r>
      <w:r w:rsidRPr="00A97398">
        <w:rPr>
          <w:spacing w:val="36"/>
          <w:sz w:val="22"/>
          <w:szCs w:val="22"/>
        </w:rPr>
        <w:t xml:space="preserve"> </w:t>
      </w:r>
      <w:r w:rsidRPr="00A97398">
        <w:rPr>
          <w:sz w:val="22"/>
          <w:szCs w:val="22"/>
        </w:rPr>
        <w:t>habitat provisioning (</w:t>
      </w:r>
      <w:hyperlink w:anchor="_bookmark47" w:history="1">
        <w:r w:rsidRPr="00A97398">
          <w:rPr>
            <w:color w:val="2F4F4F"/>
            <w:sz w:val="22"/>
            <w:szCs w:val="22"/>
          </w:rPr>
          <w:t>Wilcox et al.</w:t>
        </w:r>
      </w:hyperlink>
      <w:r w:rsidRPr="00A97398">
        <w:rPr>
          <w:color w:val="2F4F4F"/>
          <w:sz w:val="22"/>
          <w:szCs w:val="22"/>
        </w:rPr>
        <w:t xml:space="preserve"> </w:t>
      </w:r>
      <w:r w:rsidRPr="00A97398">
        <w:rPr>
          <w:sz w:val="22"/>
          <w:szCs w:val="22"/>
        </w:rPr>
        <w:t>[</w:t>
      </w:r>
      <w:hyperlink w:anchor="_bookmark47" w:history="1">
        <w:r w:rsidRPr="00A97398">
          <w:rPr>
            <w:color w:val="2F4F4F"/>
            <w:sz w:val="22"/>
            <w:szCs w:val="22"/>
          </w:rPr>
          <w:t>2022</w:t>
        </w:r>
      </w:hyperlink>
      <w:r w:rsidRPr="00A97398">
        <w:rPr>
          <w:sz w:val="22"/>
          <w:szCs w:val="22"/>
        </w:rPr>
        <w:t>]), water availability and quality (</w:t>
      </w:r>
      <w:proofErr w:type="spellStart"/>
      <w:r w:rsidRPr="00A97398">
        <w:rPr>
          <w:sz w:val="22"/>
          <w:szCs w:val="22"/>
        </w:rPr>
        <w:fldChar w:fldCharType="begin"/>
      </w:r>
      <w:r w:rsidRPr="00A97398">
        <w:rPr>
          <w:sz w:val="22"/>
          <w:szCs w:val="22"/>
        </w:rPr>
        <w:instrText>HYPERLINK \l "_bookmark26"</w:instrText>
      </w:r>
      <w:r w:rsidRPr="00A97398">
        <w:rPr>
          <w:sz w:val="22"/>
          <w:szCs w:val="22"/>
        </w:rPr>
      </w:r>
      <w:r w:rsidRPr="00A97398">
        <w:rPr>
          <w:sz w:val="22"/>
          <w:szCs w:val="22"/>
        </w:rPr>
        <w:fldChar w:fldCharType="separate"/>
      </w:r>
      <w:r w:rsidRPr="00A97398">
        <w:rPr>
          <w:color w:val="2F4F4F"/>
          <w:sz w:val="22"/>
          <w:szCs w:val="22"/>
        </w:rPr>
        <w:t>Kishawi</w:t>
      </w:r>
      <w:proofErr w:type="spellEnd"/>
      <w:r w:rsidRPr="00A97398">
        <w:rPr>
          <w:color w:val="2F4F4F"/>
          <w:sz w:val="22"/>
          <w:szCs w:val="22"/>
        </w:rPr>
        <w:t xml:space="preserve"> et al.</w:t>
      </w:r>
      <w:r w:rsidRPr="00A97398">
        <w:rPr>
          <w:color w:val="2F4F4F"/>
          <w:sz w:val="22"/>
          <w:szCs w:val="22"/>
        </w:rPr>
        <w:fldChar w:fldCharType="end"/>
      </w:r>
      <w:r w:rsidRPr="00A97398">
        <w:rPr>
          <w:color w:val="2F4F4F"/>
          <w:sz w:val="22"/>
          <w:szCs w:val="22"/>
        </w:rPr>
        <w:t xml:space="preserve"> </w:t>
      </w:r>
      <w:r w:rsidRPr="00A97398">
        <w:rPr>
          <w:sz w:val="22"/>
          <w:szCs w:val="22"/>
        </w:rPr>
        <w:t>[</w:t>
      </w:r>
      <w:hyperlink w:anchor="_bookmark26" w:history="1">
        <w:r w:rsidRPr="00A97398">
          <w:rPr>
            <w:color w:val="2F4F4F"/>
            <w:sz w:val="22"/>
            <w:szCs w:val="22"/>
          </w:rPr>
          <w:t>2023</w:t>
        </w:r>
      </w:hyperlink>
      <w:r w:rsidRPr="00A97398">
        <w:rPr>
          <w:sz w:val="22"/>
          <w:szCs w:val="22"/>
        </w:rPr>
        <w:t>]), forage production (</w:t>
      </w:r>
      <w:hyperlink w:anchor="_bookmark42" w:history="1">
        <w:r w:rsidRPr="00A97398">
          <w:rPr>
            <w:color w:val="2F4F4F"/>
            <w:sz w:val="22"/>
            <w:szCs w:val="22"/>
          </w:rPr>
          <w:t>Morford et al.</w:t>
        </w:r>
      </w:hyperlink>
      <w:r w:rsidRPr="00A97398">
        <w:rPr>
          <w:color w:val="2F4F4F"/>
          <w:sz w:val="22"/>
          <w:szCs w:val="22"/>
        </w:rPr>
        <w:t xml:space="preserve"> </w:t>
      </w:r>
      <w:r w:rsidRPr="00A97398">
        <w:rPr>
          <w:sz w:val="22"/>
          <w:szCs w:val="22"/>
        </w:rPr>
        <w:t>[</w:t>
      </w:r>
      <w:hyperlink w:anchor="_bookmark42" w:history="1">
        <w:r w:rsidRPr="00A97398">
          <w:rPr>
            <w:color w:val="2F4F4F"/>
            <w:sz w:val="22"/>
            <w:szCs w:val="22"/>
          </w:rPr>
          <w:t>2022</w:t>
        </w:r>
      </w:hyperlink>
      <w:r w:rsidRPr="00A97398">
        <w:rPr>
          <w:sz w:val="22"/>
          <w:szCs w:val="22"/>
        </w:rPr>
        <w:t>]),</w:t>
      </w:r>
      <w:r w:rsidRPr="00A97398">
        <w:rPr>
          <w:spacing w:val="36"/>
          <w:sz w:val="22"/>
          <w:szCs w:val="22"/>
        </w:rPr>
        <w:t xml:space="preserve"> </w:t>
      </w:r>
      <w:r w:rsidRPr="00A97398">
        <w:rPr>
          <w:sz w:val="22"/>
          <w:szCs w:val="22"/>
        </w:rPr>
        <w:t>and recreational value (</w:t>
      </w:r>
      <w:proofErr w:type="spellStart"/>
      <w:r w:rsidRPr="00A97398">
        <w:rPr>
          <w:sz w:val="22"/>
          <w:szCs w:val="22"/>
        </w:rPr>
        <w:fldChar w:fldCharType="begin"/>
      </w:r>
      <w:r w:rsidRPr="00A97398">
        <w:rPr>
          <w:sz w:val="22"/>
          <w:szCs w:val="22"/>
        </w:rPr>
        <w:instrText>HYPERLINK \l "_bookmark1"</w:instrText>
      </w:r>
      <w:r w:rsidRPr="00A97398">
        <w:rPr>
          <w:sz w:val="22"/>
          <w:szCs w:val="22"/>
        </w:rPr>
      </w:r>
      <w:r w:rsidRPr="00A97398">
        <w:rPr>
          <w:sz w:val="22"/>
          <w:szCs w:val="22"/>
        </w:rPr>
        <w:fldChar w:fldCharType="separate"/>
      </w:r>
      <w:r w:rsidRPr="00A97398">
        <w:rPr>
          <w:color w:val="2F4F4F"/>
          <w:sz w:val="22"/>
          <w:szCs w:val="22"/>
        </w:rPr>
        <w:t>Birge</w:t>
      </w:r>
      <w:proofErr w:type="spellEnd"/>
      <w:r w:rsidRPr="00A97398">
        <w:rPr>
          <w:color w:val="2F4F4F"/>
          <w:sz w:val="22"/>
          <w:szCs w:val="22"/>
        </w:rPr>
        <w:t xml:space="preserve"> et al.</w:t>
      </w:r>
      <w:r w:rsidRPr="00A97398">
        <w:rPr>
          <w:color w:val="2F4F4F"/>
          <w:sz w:val="22"/>
          <w:szCs w:val="22"/>
        </w:rPr>
        <w:fldChar w:fldCharType="end"/>
      </w:r>
      <w:r w:rsidRPr="00A97398">
        <w:rPr>
          <w:color w:val="2F4F4F"/>
          <w:sz w:val="22"/>
          <w:szCs w:val="22"/>
        </w:rPr>
        <w:t xml:space="preserve"> </w:t>
      </w:r>
      <w:r w:rsidRPr="00A97398">
        <w:rPr>
          <w:sz w:val="22"/>
          <w:szCs w:val="22"/>
        </w:rPr>
        <w:t>[</w:t>
      </w:r>
      <w:hyperlink w:anchor="_bookmark1" w:history="1">
        <w:r w:rsidRPr="00A97398">
          <w:rPr>
            <w:color w:val="2F4F4F"/>
            <w:sz w:val="22"/>
            <w:szCs w:val="22"/>
          </w:rPr>
          <w:t>2016a</w:t>
        </w:r>
      </w:hyperlink>
      <w:r w:rsidRPr="00A97398">
        <w:rPr>
          <w:sz w:val="22"/>
          <w:szCs w:val="22"/>
        </w:rPr>
        <w:t>])</w:t>
      </w:r>
      <w:commentRangeStart w:id="23"/>
      <w:r w:rsidRPr="00A97398">
        <w:rPr>
          <w:sz w:val="22"/>
          <w:szCs w:val="22"/>
        </w:rPr>
        <w:t>.</w:t>
      </w:r>
      <w:commentRangeEnd w:id="23"/>
      <w:r w:rsidR="00B218FB">
        <w:rPr>
          <w:rStyle w:val="CommentReference"/>
        </w:rPr>
        <w:commentReference w:id="23"/>
      </w:r>
    </w:p>
    <w:p w14:paraId="5A03AB91" w14:textId="77777777" w:rsidR="00B96BB0" w:rsidRPr="00A97398" w:rsidRDefault="00B96BB0" w:rsidP="00B96BB0">
      <w:pPr>
        <w:pStyle w:val="BodyText"/>
        <w:spacing w:line="480" w:lineRule="auto"/>
        <w:ind w:left="101" w:right="14"/>
        <w:rPr>
          <w:sz w:val="22"/>
          <w:szCs w:val="22"/>
        </w:rPr>
      </w:pPr>
    </w:p>
    <w:p w14:paraId="062B92E7" w14:textId="3B34157A" w:rsidR="00982EA8" w:rsidRPr="00A97398" w:rsidRDefault="00000000" w:rsidP="00B96BB0">
      <w:pPr>
        <w:pStyle w:val="BodyText"/>
        <w:spacing w:line="480" w:lineRule="auto"/>
        <w:ind w:left="106" w:right="159"/>
        <w:jc w:val="both"/>
        <w:rPr>
          <w:spacing w:val="-2"/>
        </w:rPr>
      </w:pPr>
      <w:del w:id="24" w:author="Jacob Gellman" w:date="2022-12-14T22:36:00Z">
        <w:r w:rsidRPr="00A97398" w:rsidDel="00B218FB">
          <w:rPr>
            <w:sz w:val="22"/>
            <w:szCs w:val="22"/>
          </w:rPr>
          <w:delText>Fortunately</w:delText>
        </w:r>
      </w:del>
      <w:ins w:id="25" w:author="Jacob Gellman" w:date="2022-12-14T22:36:00Z">
        <w:r w:rsidR="00B218FB">
          <w:rPr>
            <w:sz w:val="22"/>
            <w:szCs w:val="22"/>
          </w:rPr>
          <w:t>However</w:t>
        </w:r>
      </w:ins>
      <w:r w:rsidRPr="00A97398">
        <w:rPr>
          <w:sz w:val="22"/>
          <w:szCs w:val="22"/>
        </w:rPr>
        <w:t>, carbon registries, like the Climate Action Reserve,</w:t>
      </w:r>
      <w:r w:rsidRPr="00A97398">
        <w:rPr>
          <w:spacing w:val="-8"/>
          <w:sz w:val="22"/>
          <w:szCs w:val="22"/>
        </w:rPr>
        <w:t xml:space="preserve"> </w:t>
      </w:r>
      <w:r w:rsidRPr="00A97398">
        <w:rPr>
          <w:sz w:val="22"/>
          <w:szCs w:val="22"/>
        </w:rPr>
        <w:t>have</w:t>
      </w:r>
      <w:r w:rsidRPr="00A97398">
        <w:rPr>
          <w:spacing w:val="-8"/>
          <w:sz w:val="22"/>
          <w:szCs w:val="22"/>
        </w:rPr>
        <w:t xml:space="preserve"> </w:t>
      </w:r>
      <w:r w:rsidRPr="00A97398">
        <w:rPr>
          <w:sz w:val="22"/>
          <w:szCs w:val="22"/>
        </w:rPr>
        <w:t>methodologies</w:t>
      </w:r>
      <w:r w:rsidRPr="00A97398">
        <w:rPr>
          <w:spacing w:val="-9"/>
          <w:sz w:val="22"/>
          <w:szCs w:val="22"/>
        </w:rPr>
        <w:t xml:space="preserve"> </w:t>
      </w:r>
      <w:r w:rsidRPr="00A97398">
        <w:rPr>
          <w:sz w:val="22"/>
          <w:szCs w:val="22"/>
        </w:rPr>
        <w:t>in</w:t>
      </w:r>
      <w:r w:rsidRPr="00A97398">
        <w:rPr>
          <w:spacing w:val="-8"/>
          <w:sz w:val="22"/>
          <w:szCs w:val="22"/>
        </w:rPr>
        <w:t xml:space="preserve"> </w:t>
      </w:r>
      <w:r w:rsidRPr="00A97398">
        <w:rPr>
          <w:sz w:val="22"/>
          <w:szCs w:val="22"/>
        </w:rPr>
        <w:t>place</w:t>
      </w:r>
      <w:r w:rsidRPr="00A97398">
        <w:rPr>
          <w:spacing w:val="-8"/>
          <w:sz w:val="22"/>
          <w:szCs w:val="22"/>
        </w:rPr>
        <w:t xml:space="preserve"> </w:t>
      </w:r>
      <w:r w:rsidRPr="00A97398">
        <w:rPr>
          <w:sz w:val="22"/>
          <w:szCs w:val="22"/>
        </w:rPr>
        <w:t>to</w:t>
      </w:r>
      <w:r w:rsidRPr="00A97398">
        <w:rPr>
          <w:spacing w:val="-9"/>
          <w:sz w:val="22"/>
          <w:szCs w:val="22"/>
        </w:rPr>
        <w:t xml:space="preserve"> </w:t>
      </w:r>
      <w:r w:rsidRPr="00A97398">
        <w:rPr>
          <w:sz w:val="22"/>
          <w:szCs w:val="22"/>
        </w:rPr>
        <w:t>safeguard</w:t>
      </w:r>
      <w:r w:rsidRPr="00A97398">
        <w:rPr>
          <w:spacing w:val="-8"/>
          <w:sz w:val="22"/>
          <w:szCs w:val="22"/>
        </w:rPr>
        <w:t xml:space="preserve"> </w:t>
      </w:r>
      <w:r w:rsidRPr="00A97398">
        <w:rPr>
          <w:sz w:val="22"/>
          <w:szCs w:val="22"/>
        </w:rPr>
        <w:t>against</w:t>
      </w:r>
      <w:r w:rsidRPr="00A97398">
        <w:rPr>
          <w:spacing w:val="-9"/>
          <w:sz w:val="22"/>
          <w:szCs w:val="22"/>
        </w:rPr>
        <w:t xml:space="preserve"> </w:t>
      </w:r>
      <w:commentRangeStart w:id="26"/>
      <w:del w:id="27" w:author="Jacob Gellman" w:date="2022-12-14T22:37:00Z">
        <w:r w:rsidRPr="00A97398" w:rsidDel="00B218FB">
          <w:rPr>
            <w:sz w:val="22"/>
            <w:szCs w:val="22"/>
          </w:rPr>
          <w:delText xml:space="preserve">undesirable </w:delText>
        </w:r>
      </w:del>
      <w:commentRangeEnd w:id="26"/>
      <w:r w:rsidR="00B218FB">
        <w:rPr>
          <w:rStyle w:val="CommentReference"/>
        </w:rPr>
        <w:commentReference w:id="26"/>
      </w:r>
      <w:r w:rsidRPr="00A97398">
        <w:rPr>
          <w:sz w:val="22"/>
          <w:szCs w:val="22"/>
        </w:rPr>
        <w:t xml:space="preserve">social and ecological costs of generating carbon </w:t>
      </w:r>
      <w:r w:rsidR="0025021A">
        <w:rPr>
          <w:sz w:val="22"/>
          <w:szCs w:val="22"/>
        </w:rPr>
        <w:t>offsets</w:t>
      </w:r>
      <w:r w:rsidRPr="00A97398">
        <w:rPr>
          <w:sz w:val="22"/>
          <w:szCs w:val="22"/>
        </w:rPr>
        <w:t xml:space="preserve"> through NCS projects.</w:t>
      </w:r>
      <w:r w:rsidRPr="00A97398">
        <w:rPr>
          <w:spacing w:val="34"/>
          <w:sz w:val="22"/>
          <w:szCs w:val="22"/>
        </w:rPr>
        <w:t xml:space="preserve"> </w:t>
      </w:r>
      <w:r w:rsidRPr="00A97398">
        <w:rPr>
          <w:sz w:val="22"/>
          <w:szCs w:val="22"/>
        </w:rPr>
        <w:t>There is, however, a lack of specificity</w:t>
      </w:r>
      <w:r w:rsidRPr="00A97398">
        <w:rPr>
          <w:spacing w:val="-13"/>
          <w:sz w:val="22"/>
          <w:szCs w:val="22"/>
        </w:rPr>
        <w:t xml:space="preserve"> </w:t>
      </w:r>
      <w:r w:rsidRPr="00A97398">
        <w:rPr>
          <w:sz w:val="22"/>
          <w:szCs w:val="22"/>
        </w:rPr>
        <w:t>in</w:t>
      </w:r>
      <w:r w:rsidRPr="00A97398">
        <w:rPr>
          <w:spacing w:val="-12"/>
          <w:sz w:val="22"/>
          <w:szCs w:val="22"/>
        </w:rPr>
        <w:t xml:space="preserve"> </w:t>
      </w:r>
      <w:r w:rsidR="0025021A">
        <w:rPr>
          <w:sz w:val="22"/>
          <w:szCs w:val="22"/>
        </w:rPr>
        <w:t>registry</w:t>
      </w:r>
      <w:r w:rsidRPr="00A97398">
        <w:rPr>
          <w:spacing w:val="-13"/>
          <w:sz w:val="22"/>
          <w:szCs w:val="22"/>
        </w:rPr>
        <w:t xml:space="preserve"> </w:t>
      </w:r>
      <w:r w:rsidRPr="00A97398">
        <w:rPr>
          <w:sz w:val="22"/>
          <w:szCs w:val="22"/>
        </w:rPr>
        <w:t>methodologies</w:t>
      </w:r>
      <w:r w:rsidRPr="00A97398">
        <w:rPr>
          <w:spacing w:val="-12"/>
          <w:sz w:val="22"/>
          <w:szCs w:val="22"/>
        </w:rPr>
        <w:t xml:space="preserve"> </w:t>
      </w:r>
      <w:r w:rsidR="0025021A">
        <w:rPr>
          <w:sz w:val="22"/>
          <w:szCs w:val="22"/>
        </w:rPr>
        <w:t>regarding how</w:t>
      </w:r>
      <w:r w:rsidRPr="00A97398">
        <w:rPr>
          <w:spacing w:val="-12"/>
          <w:sz w:val="22"/>
          <w:szCs w:val="22"/>
        </w:rPr>
        <w:t xml:space="preserve"> </w:t>
      </w:r>
      <w:r w:rsidRPr="00A97398">
        <w:rPr>
          <w:sz w:val="22"/>
          <w:szCs w:val="22"/>
        </w:rPr>
        <w:t>the</w:t>
      </w:r>
      <w:r w:rsidRPr="00A97398">
        <w:rPr>
          <w:spacing w:val="-13"/>
          <w:sz w:val="22"/>
          <w:szCs w:val="22"/>
        </w:rPr>
        <w:t xml:space="preserve"> </w:t>
      </w:r>
      <w:r w:rsidRPr="00A97398">
        <w:rPr>
          <w:sz w:val="22"/>
          <w:szCs w:val="22"/>
        </w:rPr>
        <w:t xml:space="preserve">costs of grassland afforestation in the United States (U.S.) Great </w:t>
      </w:r>
      <w:r w:rsidRPr="00A97398">
        <w:rPr>
          <w:spacing w:val="-2"/>
          <w:sz w:val="22"/>
          <w:szCs w:val="22"/>
        </w:rPr>
        <w:t>Plains</w:t>
      </w:r>
      <w:r w:rsidR="0025021A">
        <w:rPr>
          <w:spacing w:val="-2"/>
          <w:sz w:val="22"/>
          <w:szCs w:val="22"/>
        </w:rPr>
        <w:t xml:space="preserve"> are operationalized in a project monitoring, reporting, and verification scheme</w:t>
      </w:r>
      <w:r w:rsidRPr="00A97398">
        <w:rPr>
          <w:spacing w:val="-2"/>
          <w:sz w:val="22"/>
          <w:szCs w:val="22"/>
        </w:rPr>
        <w:t>.</w:t>
      </w:r>
      <w:r w:rsidRPr="00A97398">
        <w:rPr>
          <w:spacing w:val="24"/>
          <w:sz w:val="22"/>
          <w:szCs w:val="22"/>
        </w:rPr>
        <w:t xml:space="preserve"> </w:t>
      </w:r>
      <w:r w:rsidRPr="00A97398">
        <w:rPr>
          <w:spacing w:val="-2"/>
          <w:sz w:val="22"/>
          <w:szCs w:val="22"/>
        </w:rPr>
        <w:t>As</w:t>
      </w:r>
      <w:r w:rsidRPr="00A97398">
        <w:rPr>
          <w:spacing w:val="-5"/>
          <w:sz w:val="22"/>
          <w:szCs w:val="22"/>
        </w:rPr>
        <w:t xml:space="preserve"> </w:t>
      </w:r>
      <w:r w:rsidRPr="00A97398">
        <w:rPr>
          <w:spacing w:val="-2"/>
          <w:sz w:val="22"/>
          <w:szCs w:val="22"/>
        </w:rPr>
        <w:t>more</w:t>
      </w:r>
      <w:r w:rsidRPr="00A97398">
        <w:rPr>
          <w:spacing w:val="-4"/>
          <w:sz w:val="22"/>
          <w:szCs w:val="22"/>
        </w:rPr>
        <w:t xml:space="preserve"> </w:t>
      </w:r>
      <w:r w:rsidRPr="00A97398">
        <w:rPr>
          <w:spacing w:val="-2"/>
          <w:sz w:val="22"/>
          <w:szCs w:val="22"/>
        </w:rPr>
        <w:t>countries,</w:t>
      </w:r>
      <w:r w:rsidRPr="00A97398">
        <w:rPr>
          <w:spacing w:val="-3"/>
          <w:sz w:val="22"/>
          <w:szCs w:val="22"/>
        </w:rPr>
        <w:t xml:space="preserve"> </w:t>
      </w:r>
      <w:r w:rsidRPr="00A97398">
        <w:rPr>
          <w:spacing w:val="-2"/>
          <w:sz w:val="22"/>
          <w:szCs w:val="22"/>
        </w:rPr>
        <w:t>corporations, and</w:t>
      </w:r>
      <w:r w:rsidRPr="00A97398">
        <w:rPr>
          <w:spacing w:val="-4"/>
          <w:sz w:val="22"/>
          <w:szCs w:val="22"/>
        </w:rPr>
        <w:t xml:space="preserve"> </w:t>
      </w:r>
      <w:r w:rsidRPr="00A97398">
        <w:rPr>
          <w:spacing w:val="-2"/>
          <w:sz w:val="22"/>
          <w:szCs w:val="22"/>
        </w:rPr>
        <w:t>private</w:t>
      </w:r>
      <w:r w:rsidRPr="00A97398">
        <w:rPr>
          <w:spacing w:val="-5"/>
          <w:sz w:val="22"/>
          <w:szCs w:val="22"/>
        </w:rPr>
        <w:t xml:space="preserve"> </w:t>
      </w:r>
      <w:r w:rsidRPr="00A97398">
        <w:rPr>
          <w:spacing w:val="-2"/>
          <w:sz w:val="22"/>
          <w:szCs w:val="22"/>
        </w:rPr>
        <w:t>citizens</w:t>
      </w:r>
      <w:r w:rsidR="00A97398" w:rsidRPr="00A97398">
        <w:rPr>
          <w:spacing w:val="-2"/>
          <w:sz w:val="22"/>
          <w:szCs w:val="22"/>
        </w:rPr>
        <w:t xml:space="preserve"> </w:t>
      </w:r>
      <w:r w:rsidRPr="00A97398">
        <w:rPr>
          <w:spacing w:val="-2"/>
          <w:sz w:val="22"/>
          <w:szCs w:val="22"/>
        </w:rPr>
        <w:t>look</w:t>
      </w:r>
      <w:r w:rsidRPr="00A97398">
        <w:rPr>
          <w:spacing w:val="-11"/>
          <w:sz w:val="22"/>
          <w:szCs w:val="22"/>
        </w:rPr>
        <w:t xml:space="preserve"> </w:t>
      </w:r>
      <w:r w:rsidRPr="00A97398">
        <w:rPr>
          <w:spacing w:val="-2"/>
          <w:sz w:val="22"/>
          <w:szCs w:val="22"/>
        </w:rPr>
        <w:t>to</w:t>
      </w:r>
      <w:r w:rsidRPr="00A97398">
        <w:rPr>
          <w:spacing w:val="-10"/>
          <w:sz w:val="22"/>
          <w:szCs w:val="22"/>
        </w:rPr>
        <w:t xml:space="preserve"> </w:t>
      </w:r>
      <w:r w:rsidRPr="00A97398">
        <w:rPr>
          <w:spacing w:val="-2"/>
          <w:sz w:val="22"/>
          <w:szCs w:val="22"/>
        </w:rPr>
        <w:t>NCS</w:t>
      </w:r>
      <w:r w:rsidRPr="00A97398">
        <w:rPr>
          <w:spacing w:val="-11"/>
          <w:sz w:val="22"/>
          <w:szCs w:val="22"/>
        </w:rPr>
        <w:t xml:space="preserve"> </w:t>
      </w:r>
      <w:r w:rsidR="0025021A">
        <w:rPr>
          <w:spacing w:val="-2"/>
          <w:sz w:val="22"/>
          <w:szCs w:val="22"/>
        </w:rPr>
        <w:t>as a solution for</w:t>
      </w:r>
      <w:r w:rsidRPr="00A97398">
        <w:rPr>
          <w:spacing w:val="-10"/>
          <w:sz w:val="22"/>
          <w:szCs w:val="22"/>
        </w:rPr>
        <w:t xml:space="preserve"> </w:t>
      </w:r>
      <w:r w:rsidRPr="00A97398">
        <w:rPr>
          <w:spacing w:val="-2"/>
          <w:sz w:val="22"/>
          <w:szCs w:val="22"/>
        </w:rPr>
        <w:t>offset</w:t>
      </w:r>
      <w:r w:rsidR="0025021A">
        <w:rPr>
          <w:spacing w:val="-2"/>
          <w:sz w:val="22"/>
          <w:szCs w:val="22"/>
        </w:rPr>
        <w:t>ting</w:t>
      </w:r>
      <w:r w:rsidRPr="00A97398">
        <w:rPr>
          <w:spacing w:val="-11"/>
          <w:sz w:val="22"/>
          <w:szCs w:val="22"/>
        </w:rPr>
        <w:t xml:space="preserve"> </w:t>
      </w:r>
      <w:r w:rsidRPr="00A97398">
        <w:rPr>
          <w:spacing w:val="-2"/>
          <w:sz w:val="22"/>
          <w:szCs w:val="22"/>
        </w:rPr>
        <w:t>their</w:t>
      </w:r>
      <w:r w:rsidRPr="00A97398">
        <w:rPr>
          <w:spacing w:val="-10"/>
          <w:sz w:val="22"/>
          <w:szCs w:val="22"/>
        </w:rPr>
        <w:t xml:space="preserve"> </w:t>
      </w:r>
      <w:r w:rsidRPr="00A97398">
        <w:rPr>
          <w:spacing w:val="-2"/>
          <w:sz w:val="22"/>
          <w:szCs w:val="22"/>
        </w:rPr>
        <w:t>greenhouse</w:t>
      </w:r>
      <w:r w:rsidRPr="00A97398">
        <w:rPr>
          <w:spacing w:val="-11"/>
          <w:sz w:val="22"/>
          <w:szCs w:val="22"/>
        </w:rPr>
        <w:t xml:space="preserve"> </w:t>
      </w:r>
      <w:r w:rsidRPr="00A97398">
        <w:rPr>
          <w:spacing w:val="-2"/>
          <w:sz w:val="22"/>
          <w:szCs w:val="22"/>
        </w:rPr>
        <w:t>gas</w:t>
      </w:r>
      <w:r w:rsidRPr="00A97398">
        <w:rPr>
          <w:spacing w:val="-10"/>
          <w:sz w:val="22"/>
          <w:szCs w:val="22"/>
        </w:rPr>
        <w:t xml:space="preserve"> </w:t>
      </w:r>
      <w:r w:rsidRPr="00A97398">
        <w:rPr>
          <w:spacing w:val="-2"/>
          <w:sz w:val="22"/>
          <w:szCs w:val="22"/>
        </w:rPr>
        <w:t>(GHG)</w:t>
      </w:r>
      <w:r w:rsidRPr="00A97398">
        <w:rPr>
          <w:spacing w:val="-11"/>
          <w:sz w:val="22"/>
          <w:szCs w:val="22"/>
        </w:rPr>
        <w:t xml:space="preserve"> </w:t>
      </w:r>
      <w:r w:rsidRPr="00A97398">
        <w:rPr>
          <w:spacing w:val="-2"/>
          <w:sz w:val="22"/>
          <w:szCs w:val="22"/>
        </w:rPr>
        <w:t xml:space="preserve">emissions, </w:t>
      </w:r>
      <w:r w:rsidRPr="00A97398">
        <w:rPr>
          <w:sz w:val="22"/>
          <w:szCs w:val="22"/>
        </w:rPr>
        <w:t>it</w:t>
      </w:r>
      <w:r w:rsidRPr="00A97398">
        <w:rPr>
          <w:spacing w:val="-3"/>
          <w:sz w:val="22"/>
          <w:szCs w:val="22"/>
        </w:rPr>
        <w:t xml:space="preserve"> </w:t>
      </w:r>
      <w:r w:rsidRPr="00A97398">
        <w:rPr>
          <w:sz w:val="22"/>
          <w:szCs w:val="22"/>
        </w:rPr>
        <w:t>is</w:t>
      </w:r>
      <w:r w:rsidRPr="00A97398">
        <w:rPr>
          <w:spacing w:val="-3"/>
          <w:sz w:val="22"/>
          <w:szCs w:val="22"/>
        </w:rPr>
        <w:t xml:space="preserve"> </w:t>
      </w:r>
      <w:r w:rsidRPr="00A97398">
        <w:rPr>
          <w:sz w:val="22"/>
          <w:szCs w:val="22"/>
        </w:rPr>
        <w:t>essential</w:t>
      </w:r>
      <w:r w:rsidRPr="00A97398">
        <w:rPr>
          <w:spacing w:val="-3"/>
          <w:sz w:val="22"/>
          <w:szCs w:val="22"/>
        </w:rPr>
        <w:t xml:space="preserve"> </w:t>
      </w:r>
      <w:r w:rsidRPr="00A97398">
        <w:rPr>
          <w:sz w:val="22"/>
          <w:szCs w:val="22"/>
        </w:rPr>
        <w:t>that</w:t>
      </w:r>
      <w:r w:rsidRPr="00A97398">
        <w:rPr>
          <w:spacing w:val="-3"/>
          <w:sz w:val="22"/>
          <w:szCs w:val="22"/>
        </w:rPr>
        <w:t xml:space="preserve"> </w:t>
      </w:r>
      <w:r w:rsidRPr="00A97398">
        <w:rPr>
          <w:sz w:val="22"/>
          <w:szCs w:val="22"/>
        </w:rPr>
        <w:t>carbon</w:t>
      </w:r>
      <w:r w:rsidRPr="00A97398">
        <w:rPr>
          <w:spacing w:val="-3"/>
          <w:sz w:val="22"/>
          <w:szCs w:val="22"/>
        </w:rPr>
        <w:t xml:space="preserve"> </w:t>
      </w:r>
      <w:r w:rsidRPr="00A97398">
        <w:rPr>
          <w:sz w:val="22"/>
          <w:szCs w:val="22"/>
        </w:rPr>
        <w:t>registries</w:t>
      </w:r>
      <w:r w:rsidRPr="00A97398">
        <w:rPr>
          <w:spacing w:val="-3"/>
          <w:sz w:val="22"/>
          <w:szCs w:val="22"/>
        </w:rPr>
        <w:t xml:space="preserve"> </w:t>
      </w:r>
      <w:r w:rsidRPr="00A97398">
        <w:rPr>
          <w:sz w:val="22"/>
          <w:szCs w:val="22"/>
        </w:rPr>
        <w:t>provide</w:t>
      </w:r>
      <w:r w:rsidRPr="00A97398">
        <w:rPr>
          <w:spacing w:val="-3"/>
          <w:sz w:val="22"/>
          <w:szCs w:val="22"/>
        </w:rPr>
        <w:t xml:space="preserve"> </w:t>
      </w:r>
      <w:r w:rsidRPr="00A97398">
        <w:rPr>
          <w:sz w:val="22"/>
          <w:szCs w:val="22"/>
        </w:rPr>
        <w:t>explicit</w:t>
      </w:r>
      <w:r w:rsidRPr="00A97398">
        <w:rPr>
          <w:spacing w:val="-3"/>
          <w:sz w:val="22"/>
          <w:szCs w:val="22"/>
        </w:rPr>
        <w:t xml:space="preserve"> </w:t>
      </w:r>
      <w:r w:rsidRPr="00A97398">
        <w:rPr>
          <w:sz w:val="22"/>
          <w:szCs w:val="22"/>
        </w:rPr>
        <w:t>instructions around the accounting of climate and non-climate related</w:t>
      </w:r>
      <w:r w:rsidRPr="00A97398">
        <w:rPr>
          <w:spacing w:val="-15"/>
          <w:sz w:val="22"/>
          <w:szCs w:val="22"/>
        </w:rPr>
        <w:t xml:space="preserve"> </w:t>
      </w:r>
      <w:r w:rsidRPr="00A97398">
        <w:rPr>
          <w:sz w:val="22"/>
          <w:szCs w:val="22"/>
        </w:rPr>
        <w:t>ecosystem</w:t>
      </w:r>
      <w:r w:rsidRPr="00A97398">
        <w:rPr>
          <w:spacing w:val="-12"/>
          <w:sz w:val="22"/>
          <w:szCs w:val="22"/>
        </w:rPr>
        <w:t xml:space="preserve"> </w:t>
      </w:r>
      <w:r w:rsidRPr="00A97398">
        <w:rPr>
          <w:sz w:val="22"/>
          <w:szCs w:val="22"/>
        </w:rPr>
        <w:t>service</w:t>
      </w:r>
      <w:r w:rsidRPr="00A97398">
        <w:rPr>
          <w:spacing w:val="-13"/>
          <w:sz w:val="22"/>
          <w:szCs w:val="22"/>
        </w:rPr>
        <w:t xml:space="preserve"> </w:t>
      </w:r>
      <w:r w:rsidRPr="00A97398">
        <w:rPr>
          <w:sz w:val="22"/>
          <w:szCs w:val="22"/>
        </w:rPr>
        <w:t>trade-offs</w:t>
      </w:r>
      <w:r w:rsidRPr="00A97398">
        <w:rPr>
          <w:spacing w:val="-12"/>
          <w:sz w:val="22"/>
          <w:szCs w:val="22"/>
        </w:rPr>
        <w:t xml:space="preserve"> </w:t>
      </w:r>
      <w:r w:rsidRPr="00A97398">
        <w:rPr>
          <w:sz w:val="22"/>
          <w:szCs w:val="22"/>
        </w:rPr>
        <w:t>associated</w:t>
      </w:r>
      <w:r w:rsidRPr="00A97398">
        <w:rPr>
          <w:spacing w:val="-13"/>
          <w:sz w:val="22"/>
          <w:szCs w:val="22"/>
        </w:rPr>
        <w:t xml:space="preserve"> </w:t>
      </w:r>
      <w:r w:rsidRPr="00A97398">
        <w:rPr>
          <w:sz w:val="22"/>
          <w:szCs w:val="22"/>
        </w:rPr>
        <w:t>with</w:t>
      </w:r>
      <w:r w:rsidRPr="00A97398">
        <w:rPr>
          <w:spacing w:val="-12"/>
          <w:sz w:val="22"/>
          <w:szCs w:val="22"/>
        </w:rPr>
        <w:t xml:space="preserve"> </w:t>
      </w:r>
      <w:r w:rsidRPr="00A97398">
        <w:rPr>
          <w:sz w:val="22"/>
          <w:szCs w:val="22"/>
        </w:rPr>
        <w:t>afforestation</w:t>
      </w:r>
      <w:r w:rsidR="0025021A">
        <w:rPr>
          <w:sz w:val="22"/>
          <w:szCs w:val="22"/>
        </w:rPr>
        <w:t xml:space="preserve"> of grassland systems.</w:t>
      </w:r>
    </w:p>
    <w:p w14:paraId="50AF4D9B" w14:textId="77777777" w:rsidR="00982EA8" w:rsidRDefault="00982EA8">
      <w:pPr>
        <w:pStyle w:val="BodyText"/>
        <w:spacing w:before="14"/>
        <w:rPr>
          <w:sz w:val="19"/>
        </w:rPr>
      </w:pPr>
    </w:p>
    <w:p w14:paraId="70411B28" w14:textId="0E52D302" w:rsidR="00982EA8" w:rsidRPr="004F35AC" w:rsidRDefault="00000000">
      <w:pPr>
        <w:pStyle w:val="Heading1"/>
        <w:numPr>
          <w:ilvl w:val="0"/>
          <w:numId w:val="4"/>
        </w:numPr>
        <w:tabs>
          <w:tab w:val="left" w:pos="406"/>
        </w:tabs>
        <w:ind w:hanging="300"/>
      </w:pPr>
      <w:r>
        <w:t>The</w:t>
      </w:r>
      <w:r>
        <w:rPr>
          <w:spacing w:val="-8"/>
        </w:rPr>
        <w:t xml:space="preserve"> </w:t>
      </w:r>
      <w:r>
        <w:t>ecology</w:t>
      </w:r>
      <w:r>
        <w:rPr>
          <w:spacing w:val="-7"/>
        </w:rPr>
        <w:t xml:space="preserve"> </w:t>
      </w:r>
      <w:r>
        <w:t>of</w:t>
      </w:r>
      <w:r>
        <w:rPr>
          <w:spacing w:val="-7"/>
        </w:rPr>
        <w:t xml:space="preserve"> </w:t>
      </w:r>
      <w:r>
        <w:t>grassland</w:t>
      </w:r>
      <w:r>
        <w:rPr>
          <w:spacing w:val="-7"/>
        </w:rPr>
        <w:t xml:space="preserve"> </w:t>
      </w:r>
      <w:r>
        <w:rPr>
          <w:spacing w:val="-2"/>
        </w:rPr>
        <w:t>afforestation</w:t>
      </w:r>
    </w:p>
    <w:p w14:paraId="1A75B895" w14:textId="77777777" w:rsidR="004F35AC" w:rsidRDefault="004F35AC" w:rsidP="004F35AC">
      <w:pPr>
        <w:pStyle w:val="Heading1"/>
        <w:tabs>
          <w:tab w:val="left" w:pos="406"/>
        </w:tabs>
        <w:ind w:firstLine="0"/>
      </w:pPr>
    </w:p>
    <w:p w14:paraId="0863655D" w14:textId="283E8D77" w:rsidR="00982EA8" w:rsidRDefault="00000000" w:rsidP="004F35AC">
      <w:pPr>
        <w:pStyle w:val="BodyText"/>
        <w:spacing w:line="480" w:lineRule="auto"/>
        <w:ind w:left="106" w:right="35"/>
      </w:pPr>
      <w:r w:rsidRPr="00A97398">
        <w:rPr>
          <w:sz w:val="22"/>
          <w:szCs w:val="22"/>
        </w:rPr>
        <w:t>Grasslands are a criti</w:t>
      </w:r>
      <w:r w:rsidRPr="0025021A">
        <w:rPr>
          <w:sz w:val="22"/>
          <w:szCs w:val="22"/>
        </w:rPr>
        <w:t xml:space="preserve">cally endangered </w:t>
      </w:r>
      <w:r w:rsidR="0025021A" w:rsidRPr="0025021A">
        <w:rPr>
          <w:sz w:val="22"/>
          <w:szCs w:val="22"/>
        </w:rPr>
        <w:t xml:space="preserve">global </w:t>
      </w:r>
      <w:r w:rsidRPr="0025021A">
        <w:rPr>
          <w:sz w:val="22"/>
          <w:szCs w:val="22"/>
        </w:rPr>
        <w:t xml:space="preserve">ecosystem: </w:t>
      </w:r>
      <w:r w:rsidR="0025021A" w:rsidRPr="0025021A">
        <w:rPr>
          <w:sz w:val="22"/>
          <w:szCs w:val="22"/>
        </w:rPr>
        <w:t xml:space="preserve">in the U.S. alone, </w:t>
      </w:r>
      <w:r w:rsidRPr="0025021A">
        <w:rPr>
          <w:sz w:val="22"/>
          <w:szCs w:val="22"/>
        </w:rPr>
        <w:t>is estimated that as little as 1 percent of the original</w:t>
      </w:r>
      <w:r w:rsidR="0025021A" w:rsidRPr="0025021A">
        <w:rPr>
          <w:sz w:val="22"/>
          <w:szCs w:val="22"/>
        </w:rPr>
        <w:t xml:space="preserve"> </w:t>
      </w:r>
      <w:r w:rsidRPr="0025021A">
        <w:rPr>
          <w:sz w:val="22"/>
          <w:szCs w:val="22"/>
        </w:rPr>
        <w:t xml:space="preserve">grassland extent remained by the start of the 21st century </w:t>
      </w:r>
      <w:r w:rsidRPr="00A97398">
        <w:rPr>
          <w:sz w:val="22"/>
          <w:szCs w:val="22"/>
        </w:rPr>
        <w:t>(</w:t>
      </w:r>
      <w:hyperlink w:anchor="_bookmark28" w:history="1">
        <w:r w:rsidRPr="00A97398">
          <w:rPr>
            <w:color w:val="2F4F4F"/>
            <w:sz w:val="22"/>
            <w:szCs w:val="22"/>
          </w:rPr>
          <w:t>Samson and Knopf</w:t>
        </w:r>
      </w:hyperlink>
      <w:r w:rsidRPr="00A97398">
        <w:rPr>
          <w:color w:val="2F4F4F"/>
          <w:sz w:val="22"/>
          <w:szCs w:val="22"/>
        </w:rPr>
        <w:t xml:space="preserve"> </w:t>
      </w:r>
      <w:r w:rsidRPr="00A97398">
        <w:rPr>
          <w:sz w:val="22"/>
          <w:szCs w:val="22"/>
        </w:rPr>
        <w:t>[</w:t>
      </w:r>
      <w:hyperlink w:anchor="_bookmark28" w:history="1">
        <w:r w:rsidRPr="00A97398">
          <w:rPr>
            <w:color w:val="2F4F4F"/>
            <w:sz w:val="22"/>
            <w:szCs w:val="22"/>
          </w:rPr>
          <w:t>1994</w:t>
        </w:r>
      </w:hyperlink>
      <w:r w:rsidRPr="00A97398">
        <w:rPr>
          <w:sz w:val="22"/>
          <w:szCs w:val="22"/>
        </w:rPr>
        <w:t>])</w:t>
      </w:r>
      <w:commentRangeStart w:id="28"/>
      <w:r w:rsidRPr="00A97398">
        <w:rPr>
          <w:sz w:val="22"/>
          <w:szCs w:val="22"/>
        </w:rPr>
        <w:t>.</w:t>
      </w:r>
      <w:commentRangeEnd w:id="28"/>
      <w:r w:rsidR="003045BB">
        <w:rPr>
          <w:rStyle w:val="CommentReference"/>
        </w:rPr>
        <w:commentReference w:id="28"/>
      </w:r>
      <w:r w:rsidRPr="00A97398">
        <w:rPr>
          <w:sz w:val="22"/>
          <w:szCs w:val="22"/>
        </w:rPr>
        <w:t xml:space="preserve"> </w:t>
      </w:r>
      <w:r w:rsidR="005E70CD">
        <w:rPr>
          <w:sz w:val="22"/>
          <w:szCs w:val="22"/>
        </w:rPr>
        <w:t>Those</w:t>
      </w:r>
      <w:r w:rsidRPr="00A97398">
        <w:rPr>
          <w:sz w:val="22"/>
          <w:szCs w:val="22"/>
        </w:rPr>
        <w:t xml:space="preserve"> grassland frag</w:t>
      </w:r>
      <w:r w:rsidRPr="00A97398">
        <w:rPr>
          <w:spacing w:val="-2"/>
          <w:sz w:val="22"/>
          <w:szCs w:val="22"/>
        </w:rPr>
        <w:t>ments</w:t>
      </w:r>
      <w:r w:rsidRPr="00A97398">
        <w:rPr>
          <w:spacing w:val="-11"/>
          <w:sz w:val="22"/>
          <w:szCs w:val="22"/>
        </w:rPr>
        <w:t xml:space="preserve"> </w:t>
      </w:r>
      <w:r w:rsidRPr="00A97398">
        <w:rPr>
          <w:spacing w:val="-2"/>
          <w:sz w:val="22"/>
          <w:szCs w:val="22"/>
        </w:rPr>
        <w:t>provide</w:t>
      </w:r>
      <w:r w:rsidRPr="00A97398">
        <w:rPr>
          <w:spacing w:val="-11"/>
          <w:sz w:val="22"/>
          <w:szCs w:val="22"/>
        </w:rPr>
        <w:t xml:space="preserve"> </w:t>
      </w:r>
      <w:r w:rsidRPr="00A97398">
        <w:rPr>
          <w:spacing w:val="-2"/>
          <w:sz w:val="22"/>
          <w:szCs w:val="22"/>
        </w:rPr>
        <w:t>myriad</w:t>
      </w:r>
      <w:r w:rsidRPr="00A97398">
        <w:rPr>
          <w:spacing w:val="-11"/>
          <w:sz w:val="22"/>
          <w:szCs w:val="22"/>
        </w:rPr>
        <w:t xml:space="preserve"> </w:t>
      </w:r>
      <w:r w:rsidRPr="00A97398">
        <w:rPr>
          <w:spacing w:val="-2"/>
          <w:sz w:val="22"/>
          <w:szCs w:val="22"/>
        </w:rPr>
        <w:t>ecosys</w:t>
      </w:r>
      <w:r w:rsidRPr="00A97398">
        <w:rPr>
          <w:sz w:val="22"/>
          <w:szCs w:val="22"/>
        </w:rPr>
        <w:t>tem services, including habitat for rare and federally endan</w:t>
      </w:r>
      <w:r w:rsidRPr="00A97398">
        <w:rPr>
          <w:spacing w:val="-2"/>
          <w:sz w:val="22"/>
          <w:szCs w:val="22"/>
        </w:rPr>
        <w:t>gered</w:t>
      </w:r>
      <w:r w:rsidRPr="00A97398">
        <w:rPr>
          <w:spacing w:val="-9"/>
          <w:sz w:val="22"/>
          <w:szCs w:val="22"/>
        </w:rPr>
        <w:t xml:space="preserve"> </w:t>
      </w:r>
      <w:r w:rsidRPr="00A97398">
        <w:rPr>
          <w:spacing w:val="-2"/>
          <w:sz w:val="22"/>
          <w:szCs w:val="22"/>
        </w:rPr>
        <w:t>grassland</w:t>
      </w:r>
      <w:r w:rsidRPr="00A97398">
        <w:rPr>
          <w:spacing w:val="-9"/>
          <w:sz w:val="22"/>
          <w:szCs w:val="22"/>
        </w:rPr>
        <w:t xml:space="preserve"> </w:t>
      </w:r>
      <w:r w:rsidRPr="00A97398">
        <w:rPr>
          <w:spacing w:val="-2"/>
          <w:sz w:val="22"/>
          <w:szCs w:val="22"/>
        </w:rPr>
        <w:t>species,</w:t>
      </w:r>
      <w:r w:rsidRPr="00A97398">
        <w:rPr>
          <w:spacing w:val="-5"/>
          <w:sz w:val="22"/>
          <w:szCs w:val="22"/>
        </w:rPr>
        <w:t xml:space="preserve"> </w:t>
      </w:r>
      <w:r w:rsidRPr="00A97398">
        <w:rPr>
          <w:spacing w:val="-2"/>
          <w:sz w:val="22"/>
          <w:szCs w:val="22"/>
        </w:rPr>
        <w:t>forage</w:t>
      </w:r>
      <w:r w:rsidRPr="00A97398">
        <w:rPr>
          <w:spacing w:val="-9"/>
          <w:sz w:val="22"/>
          <w:szCs w:val="22"/>
        </w:rPr>
        <w:t xml:space="preserve"> </w:t>
      </w:r>
      <w:r w:rsidRPr="00A97398">
        <w:rPr>
          <w:spacing w:val="-2"/>
          <w:sz w:val="22"/>
          <w:szCs w:val="22"/>
        </w:rPr>
        <w:t>production,</w:t>
      </w:r>
      <w:r w:rsidRPr="00A97398">
        <w:rPr>
          <w:spacing w:val="-5"/>
          <w:sz w:val="22"/>
          <w:szCs w:val="22"/>
        </w:rPr>
        <w:t xml:space="preserve"> </w:t>
      </w:r>
      <w:r w:rsidRPr="00A97398">
        <w:rPr>
          <w:spacing w:val="-2"/>
          <w:sz w:val="22"/>
          <w:szCs w:val="22"/>
        </w:rPr>
        <w:t>nutrient</w:t>
      </w:r>
      <w:r w:rsidRPr="00A97398">
        <w:rPr>
          <w:spacing w:val="-9"/>
          <w:sz w:val="22"/>
          <w:szCs w:val="22"/>
        </w:rPr>
        <w:t xml:space="preserve"> </w:t>
      </w:r>
      <w:r w:rsidRPr="00A97398">
        <w:rPr>
          <w:spacing w:val="-2"/>
          <w:sz w:val="22"/>
          <w:szCs w:val="22"/>
        </w:rPr>
        <w:t>and</w:t>
      </w:r>
      <w:r w:rsidRPr="00A97398">
        <w:rPr>
          <w:spacing w:val="-9"/>
          <w:sz w:val="22"/>
          <w:szCs w:val="22"/>
        </w:rPr>
        <w:t xml:space="preserve"> </w:t>
      </w:r>
      <w:r w:rsidRPr="00A97398">
        <w:rPr>
          <w:spacing w:val="-2"/>
          <w:sz w:val="22"/>
          <w:szCs w:val="22"/>
        </w:rPr>
        <w:t xml:space="preserve">waste </w:t>
      </w:r>
      <w:r w:rsidRPr="00A97398">
        <w:rPr>
          <w:sz w:val="22"/>
          <w:szCs w:val="22"/>
        </w:rPr>
        <w:t>cycling, and carbon storage.</w:t>
      </w:r>
      <w:r w:rsidRPr="00A97398">
        <w:rPr>
          <w:spacing w:val="40"/>
          <w:sz w:val="22"/>
          <w:szCs w:val="22"/>
        </w:rPr>
        <w:t xml:space="preserve"> </w:t>
      </w:r>
      <w:r w:rsidRPr="00A97398">
        <w:rPr>
          <w:sz w:val="22"/>
          <w:szCs w:val="22"/>
        </w:rPr>
        <w:t>When a grassland fragment is afforested,</w:t>
      </w:r>
      <w:r w:rsidRPr="00A97398">
        <w:rPr>
          <w:spacing w:val="40"/>
          <w:sz w:val="22"/>
          <w:szCs w:val="22"/>
        </w:rPr>
        <w:t xml:space="preserve"> </w:t>
      </w:r>
      <w:r w:rsidRPr="00A97398">
        <w:rPr>
          <w:sz w:val="22"/>
          <w:szCs w:val="22"/>
        </w:rPr>
        <w:t>the</w:t>
      </w:r>
      <w:r w:rsidRPr="00A97398">
        <w:rPr>
          <w:spacing w:val="33"/>
          <w:sz w:val="22"/>
          <w:szCs w:val="22"/>
        </w:rPr>
        <w:t xml:space="preserve"> </w:t>
      </w:r>
      <w:r w:rsidRPr="00A97398">
        <w:rPr>
          <w:sz w:val="22"/>
          <w:szCs w:val="22"/>
        </w:rPr>
        <w:t>loss</w:t>
      </w:r>
      <w:r w:rsidRPr="00A97398">
        <w:rPr>
          <w:spacing w:val="33"/>
          <w:sz w:val="22"/>
          <w:szCs w:val="22"/>
        </w:rPr>
        <w:t xml:space="preserve"> </w:t>
      </w:r>
      <w:r w:rsidRPr="00A97398">
        <w:rPr>
          <w:sz w:val="22"/>
          <w:szCs w:val="22"/>
        </w:rPr>
        <w:t>of</w:t>
      </w:r>
      <w:r w:rsidRPr="00A97398">
        <w:rPr>
          <w:spacing w:val="33"/>
          <w:sz w:val="22"/>
          <w:szCs w:val="22"/>
        </w:rPr>
        <w:t xml:space="preserve"> </w:t>
      </w:r>
      <w:r w:rsidRPr="00A97398">
        <w:rPr>
          <w:sz w:val="22"/>
          <w:szCs w:val="22"/>
        </w:rPr>
        <w:t>its</w:t>
      </w:r>
      <w:r w:rsidRPr="00A97398">
        <w:rPr>
          <w:spacing w:val="33"/>
          <w:sz w:val="22"/>
          <w:szCs w:val="22"/>
        </w:rPr>
        <w:t xml:space="preserve"> </w:t>
      </w:r>
      <w:r w:rsidRPr="00A97398">
        <w:rPr>
          <w:sz w:val="22"/>
          <w:szCs w:val="22"/>
        </w:rPr>
        <w:t>ecosystem</w:t>
      </w:r>
      <w:r w:rsidRPr="00A97398">
        <w:rPr>
          <w:spacing w:val="33"/>
          <w:sz w:val="22"/>
          <w:szCs w:val="22"/>
        </w:rPr>
        <w:t xml:space="preserve"> </w:t>
      </w:r>
      <w:r w:rsidRPr="00A97398">
        <w:rPr>
          <w:sz w:val="22"/>
          <w:szCs w:val="22"/>
        </w:rPr>
        <w:t>services</w:t>
      </w:r>
      <w:r w:rsidRPr="00A97398">
        <w:rPr>
          <w:spacing w:val="33"/>
          <w:sz w:val="22"/>
          <w:szCs w:val="22"/>
        </w:rPr>
        <w:t xml:space="preserve"> </w:t>
      </w:r>
      <w:r w:rsidRPr="00A97398">
        <w:rPr>
          <w:sz w:val="22"/>
          <w:szCs w:val="22"/>
        </w:rPr>
        <w:t>can</w:t>
      </w:r>
      <w:r w:rsidRPr="00A97398">
        <w:rPr>
          <w:spacing w:val="33"/>
          <w:sz w:val="22"/>
          <w:szCs w:val="22"/>
        </w:rPr>
        <w:t xml:space="preserve"> </w:t>
      </w:r>
      <w:r w:rsidRPr="00A97398">
        <w:rPr>
          <w:sz w:val="22"/>
          <w:szCs w:val="22"/>
        </w:rPr>
        <w:t>be</w:t>
      </w:r>
      <w:r w:rsidRPr="00A97398">
        <w:rPr>
          <w:spacing w:val="33"/>
          <w:sz w:val="22"/>
          <w:szCs w:val="22"/>
        </w:rPr>
        <w:t xml:space="preserve"> </w:t>
      </w:r>
      <w:r w:rsidRPr="00A97398">
        <w:rPr>
          <w:sz w:val="22"/>
          <w:szCs w:val="22"/>
        </w:rPr>
        <w:t>sudden (i.e., nonlinear) and persistent (i.e., hysteretic) (</w:t>
      </w:r>
      <w:proofErr w:type="spellStart"/>
      <w:r w:rsidRPr="00A97398">
        <w:rPr>
          <w:sz w:val="22"/>
          <w:szCs w:val="22"/>
        </w:rPr>
        <w:fldChar w:fldCharType="begin"/>
      </w:r>
      <w:r w:rsidRPr="00A97398">
        <w:rPr>
          <w:sz w:val="22"/>
          <w:szCs w:val="22"/>
        </w:rPr>
        <w:instrText>HYPERLINK \l "_bookmark38"</w:instrText>
      </w:r>
      <w:r w:rsidRPr="00A97398">
        <w:rPr>
          <w:sz w:val="22"/>
          <w:szCs w:val="22"/>
        </w:rPr>
      </w:r>
      <w:r w:rsidRPr="00A97398">
        <w:rPr>
          <w:sz w:val="22"/>
          <w:szCs w:val="22"/>
        </w:rPr>
        <w:fldChar w:fldCharType="separate"/>
      </w:r>
      <w:r w:rsidRPr="00A97398">
        <w:rPr>
          <w:color w:val="2F4F4F"/>
          <w:sz w:val="22"/>
          <w:szCs w:val="22"/>
        </w:rPr>
        <w:t>Twid</w:t>
      </w:r>
      <w:r w:rsidRPr="00A97398">
        <w:rPr>
          <w:color w:val="2F4F4F"/>
          <w:sz w:val="22"/>
          <w:szCs w:val="22"/>
        </w:rPr>
        <w:fldChar w:fldCharType="end"/>
      </w:r>
      <w:hyperlink w:anchor="_bookmark38" w:history="1">
        <w:r w:rsidRPr="00A97398">
          <w:rPr>
            <w:color w:val="2F4F4F"/>
            <w:sz w:val="22"/>
            <w:szCs w:val="22"/>
          </w:rPr>
          <w:t>well</w:t>
        </w:r>
        <w:proofErr w:type="spellEnd"/>
        <w:r w:rsidRPr="00A97398">
          <w:rPr>
            <w:color w:val="2F4F4F"/>
            <w:spacing w:val="-5"/>
            <w:sz w:val="22"/>
            <w:szCs w:val="22"/>
          </w:rPr>
          <w:t xml:space="preserve"> </w:t>
        </w:r>
        <w:r w:rsidRPr="00A97398">
          <w:rPr>
            <w:color w:val="2F4F4F"/>
            <w:sz w:val="22"/>
            <w:szCs w:val="22"/>
          </w:rPr>
          <w:t>et</w:t>
        </w:r>
        <w:r w:rsidRPr="00A97398">
          <w:rPr>
            <w:color w:val="2F4F4F"/>
            <w:spacing w:val="-5"/>
            <w:sz w:val="22"/>
            <w:szCs w:val="22"/>
          </w:rPr>
          <w:t xml:space="preserve"> </w:t>
        </w:r>
        <w:r w:rsidRPr="00A97398">
          <w:rPr>
            <w:color w:val="2F4F4F"/>
            <w:sz w:val="22"/>
            <w:szCs w:val="22"/>
          </w:rPr>
          <w:t>al.</w:t>
        </w:r>
      </w:hyperlink>
      <w:r w:rsidRPr="00A97398">
        <w:rPr>
          <w:color w:val="2F4F4F"/>
          <w:spacing w:val="-5"/>
          <w:sz w:val="22"/>
          <w:szCs w:val="22"/>
        </w:rPr>
        <w:t xml:space="preserve"> </w:t>
      </w:r>
      <w:r w:rsidRPr="00A97398">
        <w:rPr>
          <w:sz w:val="22"/>
          <w:szCs w:val="22"/>
        </w:rPr>
        <w:t>[</w:t>
      </w:r>
      <w:hyperlink w:anchor="_bookmark38" w:history="1">
        <w:r w:rsidRPr="00A97398">
          <w:rPr>
            <w:color w:val="2F4F4F"/>
            <w:sz w:val="22"/>
            <w:szCs w:val="22"/>
          </w:rPr>
          <w:t>2013</w:t>
        </w:r>
      </w:hyperlink>
      <w:r w:rsidRPr="00A97398">
        <w:rPr>
          <w:sz w:val="22"/>
          <w:szCs w:val="22"/>
        </w:rPr>
        <w:t>],</w:t>
      </w:r>
      <w:r w:rsidRPr="00A97398">
        <w:rPr>
          <w:spacing w:val="-5"/>
          <w:sz w:val="22"/>
          <w:szCs w:val="22"/>
        </w:rPr>
        <w:t xml:space="preserve"> </w:t>
      </w:r>
      <w:hyperlink w:anchor="_bookmark1" w:history="1">
        <w:proofErr w:type="spellStart"/>
        <w:r w:rsidRPr="00A97398">
          <w:rPr>
            <w:color w:val="2F4F4F"/>
            <w:sz w:val="22"/>
            <w:szCs w:val="22"/>
          </w:rPr>
          <w:t>Birge</w:t>
        </w:r>
        <w:proofErr w:type="spellEnd"/>
        <w:r w:rsidRPr="00A97398">
          <w:rPr>
            <w:color w:val="2F4F4F"/>
            <w:spacing w:val="-5"/>
            <w:sz w:val="22"/>
            <w:szCs w:val="22"/>
          </w:rPr>
          <w:t xml:space="preserve"> </w:t>
        </w:r>
        <w:r w:rsidRPr="00A97398">
          <w:rPr>
            <w:color w:val="2F4F4F"/>
            <w:sz w:val="22"/>
            <w:szCs w:val="22"/>
          </w:rPr>
          <w:t>et</w:t>
        </w:r>
        <w:r w:rsidRPr="00A97398">
          <w:rPr>
            <w:color w:val="2F4F4F"/>
            <w:spacing w:val="-5"/>
            <w:sz w:val="22"/>
            <w:szCs w:val="22"/>
          </w:rPr>
          <w:t xml:space="preserve"> </w:t>
        </w:r>
        <w:r w:rsidRPr="00A97398">
          <w:rPr>
            <w:color w:val="2F4F4F"/>
            <w:sz w:val="22"/>
            <w:szCs w:val="22"/>
          </w:rPr>
          <w:t>al.</w:t>
        </w:r>
      </w:hyperlink>
      <w:r w:rsidRPr="00A97398">
        <w:rPr>
          <w:color w:val="2F4F4F"/>
          <w:spacing w:val="-5"/>
          <w:sz w:val="22"/>
          <w:szCs w:val="22"/>
        </w:rPr>
        <w:t xml:space="preserve"> </w:t>
      </w:r>
      <w:r w:rsidRPr="00A97398">
        <w:rPr>
          <w:sz w:val="22"/>
          <w:szCs w:val="22"/>
        </w:rPr>
        <w:t>[</w:t>
      </w:r>
      <w:hyperlink w:anchor="_bookmark1" w:history="1">
        <w:r w:rsidRPr="00A97398">
          <w:rPr>
            <w:color w:val="2F4F4F"/>
            <w:sz w:val="22"/>
            <w:szCs w:val="22"/>
          </w:rPr>
          <w:t>2016a</w:t>
        </w:r>
      </w:hyperlink>
      <w:r w:rsidRPr="00A97398">
        <w:rPr>
          <w:sz w:val="22"/>
          <w:szCs w:val="22"/>
        </w:rPr>
        <w:t>]).</w:t>
      </w:r>
      <w:r w:rsidRPr="00A97398">
        <w:rPr>
          <w:spacing w:val="18"/>
          <w:sz w:val="22"/>
          <w:szCs w:val="22"/>
        </w:rPr>
        <w:t xml:space="preserve"> </w:t>
      </w:r>
      <w:r w:rsidRPr="00A97398">
        <w:rPr>
          <w:sz w:val="22"/>
          <w:szCs w:val="22"/>
        </w:rPr>
        <w:t>The</w:t>
      </w:r>
      <w:r w:rsidRPr="00A97398">
        <w:rPr>
          <w:spacing w:val="-5"/>
          <w:sz w:val="22"/>
          <w:szCs w:val="22"/>
        </w:rPr>
        <w:t xml:space="preserve"> </w:t>
      </w:r>
      <w:r w:rsidRPr="00A97398">
        <w:rPr>
          <w:sz w:val="22"/>
          <w:szCs w:val="22"/>
        </w:rPr>
        <w:t>juniper</w:t>
      </w:r>
      <w:r w:rsidRPr="00A97398">
        <w:rPr>
          <w:spacing w:val="-5"/>
          <w:sz w:val="22"/>
          <w:szCs w:val="22"/>
        </w:rPr>
        <w:t xml:space="preserve"> </w:t>
      </w:r>
      <w:r w:rsidRPr="00A97398">
        <w:rPr>
          <w:sz w:val="22"/>
          <w:szCs w:val="22"/>
        </w:rPr>
        <w:t>(</w:t>
      </w:r>
      <w:r w:rsidRPr="00A97398">
        <w:rPr>
          <w:i/>
          <w:sz w:val="22"/>
          <w:szCs w:val="22"/>
        </w:rPr>
        <w:t>Junip</w:t>
      </w:r>
      <w:r w:rsidR="005E70CD">
        <w:rPr>
          <w:i/>
          <w:sz w:val="22"/>
          <w:szCs w:val="22"/>
        </w:rPr>
        <w:t>e</w:t>
      </w:r>
      <w:r w:rsidRPr="00A97398">
        <w:rPr>
          <w:i/>
          <w:sz w:val="22"/>
          <w:szCs w:val="22"/>
        </w:rPr>
        <w:t>rus</w:t>
      </w:r>
      <w:r w:rsidRPr="00A97398">
        <w:rPr>
          <w:i/>
          <w:spacing w:val="-13"/>
          <w:sz w:val="22"/>
          <w:szCs w:val="22"/>
        </w:rPr>
        <w:t xml:space="preserve"> </w:t>
      </w:r>
      <w:r w:rsidRPr="00A97398">
        <w:rPr>
          <w:i/>
          <w:sz w:val="22"/>
          <w:szCs w:val="22"/>
        </w:rPr>
        <w:t>spp.</w:t>
      </w:r>
      <w:r w:rsidR="005E70CD">
        <w:rPr>
          <w:iCs/>
          <w:sz w:val="22"/>
          <w:szCs w:val="22"/>
        </w:rPr>
        <w:t>)</w:t>
      </w:r>
      <w:r w:rsidRPr="00A97398">
        <w:rPr>
          <w:i/>
          <w:spacing w:val="14"/>
          <w:sz w:val="22"/>
          <w:szCs w:val="22"/>
        </w:rPr>
        <w:t xml:space="preserve"> </w:t>
      </w:r>
      <w:r w:rsidRPr="00A97398">
        <w:rPr>
          <w:sz w:val="22"/>
          <w:szCs w:val="22"/>
        </w:rPr>
        <w:t>invasion</w:t>
      </w:r>
      <w:r w:rsidRPr="00A97398">
        <w:rPr>
          <w:spacing w:val="-13"/>
          <w:sz w:val="22"/>
          <w:szCs w:val="22"/>
        </w:rPr>
        <w:t xml:space="preserve"> </w:t>
      </w:r>
      <w:r w:rsidRPr="00A97398">
        <w:rPr>
          <w:sz w:val="22"/>
          <w:szCs w:val="22"/>
        </w:rPr>
        <w:t>of</w:t>
      </w:r>
      <w:r w:rsidRPr="00A97398">
        <w:rPr>
          <w:spacing w:val="-13"/>
          <w:sz w:val="22"/>
          <w:szCs w:val="22"/>
        </w:rPr>
        <w:t xml:space="preserve"> </w:t>
      </w:r>
      <w:r w:rsidRPr="00A97398">
        <w:rPr>
          <w:sz w:val="22"/>
          <w:szCs w:val="22"/>
        </w:rPr>
        <w:t>U.S.</w:t>
      </w:r>
      <w:r w:rsidRPr="00A97398">
        <w:rPr>
          <w:spacing w:val="-13"/>
          <w:sz w:val="22"/>
          <w:szCs w:val="22"/>
        </w:rPr>
        <w:t xml:space="preserve"> </w:t>
      </w:r>
      <w:r w:rsidRPr="00A97398">
        <w:rPr>
          <w:sz w:val="22"/>
          <w:szCs w:val="22"/>
        </w:rPr>
        <w:t>Great</w:t>
      </w:r>
      <w:r w:rsidRPr="00A97398">
        <w:rPr>
          <w:spacing w:val="-13"/>
          <w:sz w:val="22"/>
          <w:szCs w:val="22"/>
        </w:rPr>
        <w:t xml:space="preserve"> </w:t>
      </w:r>
      <w:r w:rsidRPr="00A97398">
        <w:rPr>
          <w:sz w:val="22"/>
          <w:szCs w:val="22"/>
        </w:rPr>
        <w:t>Plains</w:t>
      </w:r>
      <w:r w:rsidRPr="00A97398">
        <w:rPr>
          <w:spacing w:val="-13"/>
          <w:sz w:val="22"/>
          <w:szCs w:val="22"/>
        </w:rPr>
        <w:t xml:space="preserve"> </w:t>
      </w:r>
      <w:r w:rsidRPr="00A97398">
        <w:rPr>
          <w:sz w:val="22"/>
          <w:szCs w:val="22"/>
        </w:rPr>
        <w:t>grasslands</w:t>
      </w:r>
      <w:r w:rsidRPr="00A97398">
        <w:rPr>
          <w:spacing w:val="-13"/>
          <w:sz w:val="22"/>
          <w:szCs w:val="22"/>
        </w:rPr>
        <w:t xml:space="preserve"> </w:t>
      </w:r>
      <w:r w:rsidRPr="00A97398">
        <w:rPr>
          <w:sz w:val="22"/>
          <w:szCs w:val="22"/>
        </w:rPr>
        <w:lastRenderedPageBreak/>
        <w:t>exemplifies this phenomenon.</w:t>
      </w:r>
      <w:r w:rsidRPr="00A97398">
        <w:rPr>
          <w:spacing w:val="40"/>
          <w:sz w:val="22"/>
          <w:szCs w:val="22"/>
        </w:rPr>
        <w:t xml:space="preserve"> </w:t>
      </w:r>
      <w:r w:rsidRPr="005E70CD">
        <w:rPr>
          <w:sz w:val="22"/>
          <w:szCs w:val="22"/>
        </w:rPr>
        <w:t>Junipers are woody plants native to the</w:t>
      </w:r>
      <w:r w:rsidR="00A97398" w:rsidRPr="005E70CD">
        <w:rPr>
          <w:sz w:val="22"/>
          <w:szCs w:val="22"/>
        </w:rPr>
        <w:t xml:space="preserve"> </w:t>
      </w:r>
      <w:r w:rsidRPr="005E70CD">
        <w:rPr>
          <w:sz w:val="22"/>
          <w:szCs w:val="22"/>
        </w:rPr>
        <w:t>U.S. Great Plains but historically relegated to stream corridors and rocky outcroppings.</w:t>
      </w:r>
      <w:r w:rsidRPr="005E70CD">
        <w:rPr>
          <w:spacing w:val="40"/>
          <w:sz w:val="22"/>
          <w:szCs w:val="22"/>
        </w:rPr>
        <w:t xml:space="preserve"> </w:t>
      </w:r>
      <w:r w:rsidRPr="005E70CD">
        <w:rPr>
          <w:sz w:val="22"/>
          <w:szCs w:val="22"/>
        </w:rPr>
        <w:t xml:space="preserve">Their expansion into grasslands is attributed to the suppression of grassland wildfires </w:t>
      </w:r>
      <w:r w:rsidRPr="005E70CD">
        <w:rPr>
          <w:spacing w:val="-2"/>
          <w:sz w:val="22"/>
          <w:szCs w:val="22"/>
        </w:rPr>
        <w:t>and</w:t>
      </w:r>
      <w:r w:rsidRPr="005E70CD">
        <w:rPr>
          <w:spacing w:val="-11"/>
          <w:sz w:val="22"/>
          <w:szCs w:val="22"/>
        </w:rPr>
        <w:t xml:space="preserve"> </w:t>
      </w:r>
      <w:r w:rsidRPr="005E70CD">
        <w:rPr>
          <w:spacing w:val="-2"/>
          <w:sz w:val="22"/>
          <w:szCs w:val="22"/>
        </w:rPr>
        <w:t>the</w:t>
      </w:r>
      <w:r w:rsidRPr="005E70CD">
        <w:rPr>
          <w:spacing w:val="-11"/>
          <w:sz w:val="22"/>
          <w:szCs w:val="22"/>
        </w:rPr>
        <w:t xml:space="preserve"> </w:t>
      </w:r>
      <w:r w:rsidRPr="005E70CD">
        <w:rPr>
          <w:spacing w:val="-2"/>
          <w:sz w:val="22"/>
          <w:szCs w:val="22"/>
        </w:rPr>
        <w:t>spread</w:t>
      </w:r>
      <w:r w:rsidRPr="005E70CD">
        <w:rPr>
          <w:spacing w:val="-10"/>
          <w:sz w:val="22"/>
          <w:szCs w:val="22"/>
        </w:rPr>
        <w:t xml:space="preserve"> </w:t>
      </w:r>
      <w:r w:rsidRPr="005E70CD">
        <w:rPr>
          <w:spacing w:val="-2"/>
          <w:sz w:val="22"/>
          <w:szCs w:val="22"/>
        </w:rPr>
        <w:t>of</w:t>
      </w:r>
      <w:r w:rsidRPr="005E70CD">
        <w:rPr>
          <w:spacing w:val="-11"/>
          <w:sz w:val="22"/>
          <w:szCs w:val="22"/>
        </w:rPr>
        <w:t xml:space="preserve"> </w:t>
      </w:r>
      <w:r w:rsidRPr="005E70CD">
        <w:rPr>
          <w:spacing w:val="-2"/>
          <w:sz w:val="22"/>
          <w:szCs w:val="22"/>
        </w:rPr>
        <w:t>propagules</w:t>
      </w:r>
      <w:r w:rsidRPr="005E70CD">
        <w:rPr>
          <w:spacing w:val="-10"/>
          <w:sz w:val="22"/>
          <w:szCs w:val="22"/>
        </w:rPr>
        <w:t xml:space="preserve"> </w:t>
      </w:r>
      <w:r w:rsidRPr="005E70CD">
        <w:rPr>
          <w:spacing w:val="-2"/>
          <w:sz w:val="22"/>
          <w:szCs w:val="22"/>
        </w:rPr>
        <w:t>from</w:t>
      </w:r>
      <w:r w:rsidRPr="005E70CD">
        <w:rPr>
          <w:spacing w:val="-11"/>
          <w:sz w:val="22"/>
          <w:szCs w:val="22"/>
        </w:rPr>
        <w:t xml:space="preserve"> </w:t>
      </w:r>
      <w:r w:rsidRPr="005E70CD">
        <w:rPr>
          <w:spacing w:val="-2"/>
          <w:sz w:val="22"/>
          <w:szCs w:val="22"/>
        </w:rPr>
        <w:t>planted</w:t>
      </w:r>
      <w:r w:rsidRPr="005E70CD">
        <w:rPr>
          <w:spacing w:val="-10"/>
          <w:sz w:val="22"/>
          <w:szCs w:val="22"/>
        </w:rPr>
        <w:t xml:space="preserve"> </w:t>
      </w:r>
      <w:r w:rsidRPr="005E70CD">
        <w:rPr>
          <w:spacing w:val="-2"/>
          <w:sz w:val="22"/>
          <w:szCs w:val="22"/>
        </w:rPr>
        <w:t>tree</w:t>
      </w:r>
      <w:r w:rsidRPr="005E70CD">
        <w:rPr>
          <w:spacing w:val="-11"/>
          <w:sz w:val="22"/>
          <w:szCs w:val="22"/>
        </w:rPr>
        <w:t xml:space="preserve"> </w:t>
      </w:r>
      <w:r w:rsidRPr="005E70CD">
        <w:rPr>
          <w:spacing w:val="-2"/>
          <w:sz w:val="22"/>
          <w:szCs w:val="22"/>
        </w:rPr>
        <w:t>stands</w:t>
      </w:r>
      <w:r w:rsidRPr="005E70CD">
        <w:rPr>
          <w:spacing w:val="-10"/>
          <w:sz w:val="22"/>
          <w:szCs w:val="22"/>
        </w:rPr>
        <w:t xml:space="preserve"> </w:t>
      </w:r>
      <w:r w:rsidRPr="005E70CD">
        <w:rPr>
          <w:spacing w:val="-2"/>
          <w:sz w:val="22"/>
          <w:szCs w:val="22"/>
        </w:rPr>
        <w:t xml:space="preserve">(e.g., </w:t>
      </w:r>
      <w:r w:rsidRPr="005E70CD">
        <w:rPr>
          <w:sz w:val="22"/>
          <w:szCs w:val="22"/>
        </w:rPr>
        <w:t>windbreaks)</w:t>
      </w:r>
      <w:r w:rsidRPr="005E70CD">
        <w:rPr>
          <w:spacing w:val="11"/>
          <w:sz w:val="22"/>
          <w:szCs w:val="22"/>
        </w:rPr>
        <w:t xml:space="preserve"> </w:t>
      </w:r>
      <w:r w:rsidRPr="005E70CD">
        <w:rPr>
          <w:sz w:val="22"/>
          <w:szCs w:val="22"/>
        </w:rPr>
        <w:t>(</w:t>
      </w:r>
      <w:hyperlink w:anchor="_bookmark8" w:history="1">
        <w:r w:rsidRPr="005E70CD">
          <w:rPr>
            <w:color w:val="2F4F4F"/>
            <w:sz w:val="22"/>
            <w:szCs w:val="22"/>
          </w:rPr>
          <w:t>Elberg</w:t>
        </w:r>
        <w:r w:rsidRPr="005E70CD">
          <w:rPr>
            <w:color w:val="2F4F4F"/>
            <w:spacing w:val="11"/>
            <w:sz w:val="22"/>
            <w:szCs w:val="22"/>
          </w:rPr>
          <w:t xml:space="preserve"> </w:t>
        </w:r>
        <w:r w:rsidRPr="005E70CD">
          <w:rPr>
            <w:color w:val="2F4F4F"/>
            <w:sz w:val="22"/>
            <w:szCs w:val="22"/>
          </w:rPr>
          <w:t>Nielsen</w:t>
        </w:r>
        <w:r w:rsidRPr="005E70CD">
          <w:rPr>
            <w:color w:val="2F4F4F"/>
            <w:spacing w:val="11"/>
            <w:sz w:val="22"/>
            <w:szCs w:val="22"/>
          </w:rPr>
          <w:t xml:space="preserve"> </w:t>
        </w:r>
        <w:r w:rsidRPr="005E70CD">
          <w:rPr>
            <w:color w:val="2F4F4F"/>
            <w:sz w:val="22"/>
            <w:szCs w:val="22"/>
          </w:rPr>
          <w:t>et</w:t>
        </w:r>
        <w:r w:rsidRPr="005E70CD">
          <w:rPr>
            <w:color w:val="2F4F4F"/>
            <w:spacing w:val="11"/>
            <w:sz w:val="22"/>
            <w:szCs w:val="22"/>
          </w:rPr>
          <w:t xml:space="preserve"> </w:t>
        </w:r>
        <w:r w:rsidRPr="005E70CD">
          <w:rPr>
            <w:color w:val="2F4F4F"/>
            <w:sz w:val="22"/>
            <w:szCs w:val="22"/>
          </w:rPr>
          <w:t>al.</w:t>
        </w:r>
      </w:hyperlink>
      <w:r w:rsidRPr="005E70CD">
        <w:rPr>
          <w:color w:val="2F4F4F"/>
          <w:spacing w:val="11"/>
          <w:sz w:val="22"/>
          <w:szCs w:val="22"/>
        </w:rPr>
        <w:t xml:space="preserve"> </w:t>
      </w:r>
      <w:r w:rsidRPr="005E70CD">
        <w:rPr>
          <w:sz w:val="22"/>
          <w:szCs w:val="22"/>
        </w:rPr>
        <w:t>[</w:t>
      </w:r>
      <w:hyperlink w:anchor="_bookmark8" w:history="1">
        <w:r w:rsidRPr="005E70CD">
          <w:rPr>
            <w:color w:val="2F4F4F"/>
            <w:sz w:val="22"/>
            <w:szCs w:val="22"/>
          </w:rPr>
          <w:t>2014</w:t>
        </w:r>
      </w:hyperlink>
      <w:r w:rsidRPr="005E70CD">
        <w:rPr>
          <w:sz w:val="22"/>
          <w:szCs w:val="22"/>
        </w:rPr>
        <w:t>],</w:t>
      </w:r>
      <w:r w:rsidRPr="005E70CD">
        <w:rPr>
          <w:spacing w:val="11"/>
          <w:sz w:val="22"/>
          <w:szCs w:val="22"/>
        </w:rPr>
        <w:t xml:space="preserve"> </w:t>
      </w:r>
      <w:hyperlink w:anchor="_bookmark40" w:history="1">
        <w:proofErr w:type="spellStart"/>
        <w:r w:rsidRPr="005E70CD">
          <w:rPr>
            <w:color w:val="2F4F4F"/>
            <w:sz w:val="22"/>
            <w:szCs w:val="22"/>
          </w:rPr>
          <w:t>Twidwell</w:t>
        </w:r>
        <w:proofErr w:type="spellEnd"/>
        <w:r w:rsidRPr="005E70CD">
          <w:rPr>
            <w:color w:val="2F4F4F"/>
            <w:spacing w:val="11"/>
            <w:sz w:val="22"/>
            <w:szCs w:val="22"/>
          </w:rPr>
          <w:t xml:space="preserve"> </w:t>
        </w:r>
        <w:r w:rsidRPr="005E70CD">
          <w:rPr>
            <w:color w:val="2F4F4F"/>
            <w:sz w:val="22"/>
            <w:szCs w:val="22"/>
          </w:rPr>
          <w:t>et</w:t>
        </w:r>
        <w:r w:rsidRPr="005E70CD">
          <w:rPr>
            <w:color w:val="2F4F4F"/>
            <w:spacing w:val="11"/>
            <w:sz w:val="22"/>
            <w:szCs w:val="22"/>
          </w:rPr>
          <w:t xml:space="preserve"> </w:t>
        </w:r>
        <w:r w:rsidRPr="005E70CD">
          <w:rPr>
            <w:color w:val="2F4F4F"/>
            <w:spacing w:val="-5"/>
            <w:sz w:val="22"/>
            <w:szCs w:val="22"/>
          </w:rPr>
          <w:t>al.</w:t>
        </w:r>
      </w:hyperlink>
      <w:r w:rsidR="00A97398" w:rsidRPr="005E70CD">
        <w:rPr>
          <w:sz w:val="22"/>
          <w:szCs w:val="22"/>
        </w:rPr>
        <w:t xml:space="preserve"> </w:t>
      </w:r>
      <w:r w:rsidRPr="005E70CD">
        <w:rPr>
          <w:sz w:val="22"/>
          <w:szCs w:val="22"/>
        </w:rPr>
        <w:t>[</w:t>
      </w:r>
      <w:hyperlink w:anchor="_bookmark40" w:history="1">
        <w:r w:rsidRPr="005E70CD">
          <w:rPr>
            <w:color w:val="2F4F4F"/>
            <w:sz w:val="22"/>
            <w:szCs w:val="22"/>
          </w:rPr>
          <w:t>2016</w:t>
        </w:r>
      </w:hyperlink>
      <w:r w:rsidRPr="005E70CD">
        <w:rPr>
          <w:sz w:val="22"/>
          <w:szCs w:val="22"/>
        </w:rPr>
        <w:t>],</w:t>
      </w:r>
      <w:r w:rsidRPr="005E70CD">
        <w:rPr>
          <w:spacing w:val="-8"/>
          <w:sz w:val="22"/>
          <w:szCs w:val="22"/>
        </w:rPr>
        <w:t xml:space="preserve"> </w:t>
      </w:r>
      <w:hyperlink w:anchor="_bookmark9" w:history="1">
        <w:r w:rsidRPr="005E70CD">
          <w:rPr>
            <w:color w:val="2F4F4F"/>
            <w:sz w:val="22"/>
            <w:szCs w:val="22"/>
          </w:rPr>
          <w:t>Donovan</w:t>
        </w:r>
        <w:r w:rsidRPr="005E70CD">
          <w:rPr>
            <w:color w:val="2F4F4F"/>
            <w:spacing w:val="-8"/>
            <w:sz w:val="22"/>
            <w:szCs w:val="22"/>
          </w:rPr>
          <w:t xml:space="preserve"> </w:t>
        </w:r>
        <w:r w:rsidRPr="005E70CD">
          <w:rPr>
            <w:color w:val="2F4F4F"/>
            <w:sz w:val="22"/>
            <w:szCs w:val="22"/>
          </w:rPr>
          <w:t>et</w:t>
        </w:r>
        <w:r w:rsidRPr="005E70CD">
          <w:rPr>
            <w:color w:val="2F4F4F"/>
            <w:spacing w:val="-8"/>
            <w:sz w:val="22"/>
            <w:szCs w:val="22"/>
          </w:rPr>
          <w:t xml:space="preserve"> </w:t>
        </w:r>
        <w:r w:rsidRPr="005E70CD">
          <w:rPr>
            <w:color w:val="2F4F4F"/>
            <w:sz w:val="22"/>
            <w:szCs w:val="22"/>
          </w:rPr>
          <w:t>al.</w:t>
        </w:r>
      </w:hyperlink>
      <w:r w:rsidRPr="005E70CD">
        <w:rPr>
          <w:color w:val="2F4F4F"/>
          <w:spacing w:val="-8"/>
          <w:sz w:val="22"/>
          <w:szCs w:val="22"/>
        </w:rPr>
        <w:t xml:space="preserve"> </w:t>
      </w:r>
      <w:r w:rsidRPr="005E70CD">
        <w:rPr>
          <w:spacing w:val="-2"/>
          <w:sz w:val="22"/>
          <w:szCs w:val="22"/>
        </w:rPr>
        <w:t>[</w:t>
      </w:r>
      <w:hyperlink w:anchor="_bookmark9" w:history="1">
        <w:r w:rsidRPr="005E70CD">
          <w:rPr>
            <w:color w:val="2F4F4F"/>
            <w:spacing w:val="-2"/>
            <w:sz w:val="22"/>
            <w:szCs w:val="22"/>
          </w:rPr>
          <w:t>2018</w:t>
        </w:r>
      </w:hyperlink>
      <w:r w:rsidRPr="005E70CD">
        <w:rPr>
          <w:spacing w:val="-2"/>
          <w:sz w:val="22"/>
          <w:szCs w:val="22"/>
        </w:rPr>
        <w:t>]).</w:t>
      </w:r>
    </w:p>
    <w:p w14:paraId="68344ECA" w14:textId="77777777" w:rsidR="00982EA8" w:rsidRDefault="00982EA8" w:rsidP="004F35AC">
      <w:pPr>
        <w:pStyle w:val="BodyText"/>
        <w:spacing w:line="480" w:lineRule="auto"/>
        <w:rPr>
          <w:sz w:val="14"/>
        </w:rPr>
      </w:pPr>
    </w:p>
    <w:p w14:paraId="4967AB28" w14:textId="0CEA9417" w:rsidR="00982EA8" w:rsidRPr="005E70CD" w:rsidRDefault="00000000" w:rsidP="004F35AC">
      <w:pPr>
        <w:pStyle w:val="BodyText"/>
        <w:spacing w:line="480" w:lineRule="auto"/>
        <w:ind w:left="106" w:right="38"/>
        <w:jc w:val="both"/>
        <w:rPr>
          <w:sz w:val="22"/>
          <w:szCs w:val="22"/>
        </w:rPr>
      </w:pPr>
      <w:r w:rsidRPr="005E70CD">
        <w:rPr>
          <w:sz w:val="22"/>
          <w:szCs w:val="22"/>
        </w:rPr>
        <w:t>Reintroducing</w:t>
      </w:r>
      <w:r w:rsidRPr="005E70CD">
        <w:rPr>
          <w:spacing w:val="-13"/>
          <w:sz w:val="22"/>
          <w:szCs w:val="22"/>
        </w:rPr>
        <w:t xml:space="preserve"> </w:t>
      </w:r>
      <w:r w:rsidRPr="005E70CD">
        <w:rPr>
          <w:sz w:val="22"/>
          <w:szCs w:val="22"/>
        </w:rPr>
        <w:t>fire</w:t>
      </w:r>
      <w:r w:rsidRPr="005E70CD">
        <w:rPr>
          <w:spacing w:val="-12"/>
          <w:sz w:val="22"/>
          <w:szCs w:val="22"/>
        </w:rPr>
        <w:t xml:space="preserve"> </w:t>
      </w:r>
      <w:r w:rsidRPr="005E70CD">
        <w:rPr>
          <w:sz w:val="22"/>
          <w:szCs w:val="22"/>
        </w:rPr>
        <w:t>(e.g.,</w:t>
      </w:r>
      <w:r w:rsidRPr="005E70CD">
        <w:rPr>
          <w:spacing w:val="-13"/>
          <w:sz w:val="22"/>
          <w:szCs w:val="22"/>
        </w:rPr>
        <w:t xml:space="preserve"> </w:t>
      </w:r>
      <w:r w:rsidRPr="005E70CD">
        <w:rPr>
          <w:sz w:val="22"/>
          <w:szCs w:val="22"/>
        </w:rPr>
        <w:t>controlled</w:t>
      </w:r>
      <w:r w:rsidRPr="005E70CD">
        <w:rPr>
          <w:spacing w:val="-12"/>
          <w:sz w:val="22"/>
          <w:szCs w:val="22"/>
        </w:rPr>
        <w:t xml:space="preserve"> </w:t>
      </w:r>
      <w:r w:rsidRPr="005E70CD">
        <w:rPr>
          <w:sz w:val="22"/>
          <w:szCs w:val="22"/>
        </w:rPr>
        <w:t>burns)</w:t>
      </w:r>
      <w:r w:rsidRPr="005E70CD">
        <w:rPr>
          <w:spacing w:val="-13"/>
          <w:sz w:val="22"/>
          <w:szCs w:val="22"/>
        </w:rPr>
        <w:t xml:space="preserve"> </w:t>
      </w:r>
      <w:r w:rsidRPr="005E70CD">
        <w:rPr>
          <w:sz w:val="22"/>
          <w:szCs w:val="22"/>
        </w:rPr>
        <w:t>and</w:t>
      </w:r>
      <w:r w:rsidRPr="005E70CD">
        <w:rPr>
          <w:spacing w:val="-12"/>
          <w:sz w:val="22"/>
          <w:szCs w:val="22"/>
        </w:rPr>
        <w:t xml:space="preserve"> </w:t>
      </w:r>
      <w:r w:rsidRPr="005E70CD">
        <w:rPr>
          <w:sz w:val="22"/>
          <w:szCs w:val="22"/>
        </w:rPr>
        <w:t>the</w:t>
      </w:r>
      <w:r w:rsidRPr="005E70CD">
        <w:rPr>
          <w:spacing w:val="-13"/>
          <w:sz w:val="22"/>
          <w:szCs w:val="22"/>
        </w:rPr>
        <w:t xml:space="preserve"> </w:t>
      </w:r>
      <w:r w:rsidRPr="005E70CD">
        <w:rPr>
          <w:sz w:val="22"/>
          <w:szCs w:val="22"/>
        </w:rPr>
        <w:t>use</w:t>
      </w:r>
      <w:r w:rsidRPr="005E70CD">
        <w:rPr>
          <w:spacing w:val="-12"/>
          <w:sz w:val="22"/>
          <w:szCs w:val="22"/>
        </w:rPr>
        <w:t xml:space="preserve"> </w:t>
      </w:r>
      <w:r w:rsidRPr="005E70CD">
        <w:rPr>
          <w:sz w:val="22"/>
          <w:szCs w:val="22"/>
        </w:rPr>
        <w:t>of</w:t>
      </w:r>
      <w:r w:rsidRPr="005E70CD">
        <w:rPr>
          <w:spacing w:val="-13"/>
          <w:sz w:val="22"/>
          <w:szCs w:val="22"/>
        </w:rPr>
        <w:t xml:space="preserve"> </w:t>
      </w:r>
      <w:r w:rsidRPr="005E70CD">
        <w:rPr>
          <w:sz w:val="22"/>
          <w:szCs w:val="22"/>
        </w:rPr>
        <w:t>mechanical removal can reverse afforestation during early ju</w:t>
      </w:r>
      <w:r w:rsidRPr="005E70CD">
        <w:rPr>
          <w:spacing w:val="-2"/>
          <w:sz w:val="22"/>
          <w:szCs w:val="22"/>
        </w:rPr>
        <w:t>niper</w:t>
      </w:r>
      <w:r w:rsidRPr="005E70CD">
        <w:rPr>
          <w:spacing w:val="-11"/>
          <w:sz w:val="22"/>
          <w:szCs w:val="22"/>
        </w:rPr>
        <w:t xml:space="preserve"> </w:t>
      </w:r>
      <w:r w:rsidRPr="005E70CD">
        <w:rPr>
          <w:spacing w:val="-2"/>
          <w:sz w:val="22"/>
          <w:szCs w:val="22"/>
        </w:rPr>
        <w:t>invasions</w:t>
      </w:r>
      <w:r w:rsidRPr="005E70CD">
        <w:rPr>
          <w:spacing w:val="-10"/>
          <w:sz w:val="22"/>
          <w:szCs w:val="22"/>
        </w:rPr>
        <w:t xml:space="preserve"> </w:t>
      </w:r>
      <w:r w:rsidRPr="005E70CD">
        <w:rPr>
          <w:spacing w:val="-2"/>
          <w:sz w:val="22"/>
          <w:szCs w:val="22"/>
        </w:rPr>
        <w:t>(</w:t>
      </w:r>
      <w:proofErr w:type="spellStart"/>
      <w:r w:rsidRPr="005E70CD">
        <w:rPr>
          <w:sz w:val="22"/>
          <w:szCs w:val="22"/>
        </w:rPr>
        <w:fldChar w:fldCharType="begin"/>
      </w:r>
      <w:r w:rsidRPr="005E70CD">
        <w:rPr>
          <w:sz w:val="22"/>
          <w:szCs w:val="22"/>
        </w:rPr>
        <w:instrText>HYPERLINK \l "_bookmark40"</w:instrText>
      </w:r>
      <w:r w:rsidRPr="005E70CD">
        <w:rPr>
          <w:sz w:val="22"/>
          <w:szCs w:val="22"/>
        </w:rPr>
      </w:r>
      <w:r w:rsidRPr="005E70CD">
        <w:rPr>
          <w:sz w:val="22"/>
          <w:szCs w:val="22"/>
        </w:rPr>
        <w:fldChar w:fldCharType="separate"/>
      </w:r>
      <w:r w:rsidRPr="005E70CD">
        <w:rPr>
          <w:color w:val="2F4F4F"/>
          <w:spacing w:val="-2"/>
          <w:sz w:val="22"/>
          <w:szCs w:val="22"/>
        </w:rPr>
        <w:t>Twidwell</w:t>
      </w:r>
      <w:proofErr w:type="spellEnd"/>
      <w:r w:rsidRPr="005E70CD">
        <w:rPr>
          <w:color w:val="2F4F4F"/>
          <w:spacing w:val="-11"/>
          <w:sz w:val="22"/>
          <w:szCs w:val="22"/>
        </w:rPr>
        <w:t xml:space="preserve"> </w:t>
      </w:r>
      <w:r w:rsidRPr="005E70CD">
        <w:rPr>
          <w:color w:val="2F4F4F"/>
          <w:spacing w:val="-2"/>
          <w:sz w:val="22"/>
          <w:szCs w:val="22"/>
        </w:rPr>
        <w:t>et</w:t>
      </w:r>
      <w:r w:rsidRPr="005E70CD">
        <w:rPr>
          <w:color w:val="2F4F4F"/>
          <w:spacing w:val="-10"/>
          <w:sz w:val="22"/>
          <w:szCs w:val="22"/>
        </w:rPr>
        <w:t xml:space="preserve"> </w:t>
      </w:r>
      <w:r w:rsidRPr="005E70CD">
        <w:rPr>
          <w:color w:val="2F4F4F"/>
          <w:spacing w:val="-2"/>
          <w:sz w:val="22"/>
          <w:szCs w:val="22"/>
        </w:rPr>
        <w:t>al.</w:t>
      </w:r>
      <w:r w:rsidRPr="005E70CD">
        <w:rPr>
          <w:color w:val="2F4F4F"/>
          <w:spacing w:val="-2"/>
          <w:sz w:val="22"/>
          <w:szCs w:val="22"/>
        </w:rPr>
        <w:fldChar w:fldCharType="end"/>
      </w:r>
      <w:r w:rsidRPr="005E70CD">
        <w:rPr>
          <w:color w:val="2F4F4F"/>
          <w:spacing w:val="-11"/>
          <w:sz w:val="22"/>
          <w:szCs w:val="22"/>
        </w:rPr>
        <w:t xml:space="preserve"> </w:t>
      </w:r>
      <w:r w:rsidRPr="005E70CD">
        <w:rPr>
          <w:spacing w:val="-2"/>
          <w:sz w:val="22"/>
          <w:szCs w:val="22"/>
        </w:rPr>
        <w:t>[</w:t>
      </w:r>
      <w:hyperlink w:anchor="_bookmark40" w:history="1">
        <w:r w:rsidRPr="005E70CD">
          <w:rPr>
            <w:color w:val="2F4F4F"/>
            <w:spacing w:val="-2"/>
            <w:sz w:val="22"/>
            <w:szCs w:val="22"/>
          </w:rPr>
          <w:t>2016</w:t>
        </w:r>
      </w:hyperlink>
      <w:r w:rsidRPr="005E70CD">
        <w:rPr>
          <w:spacing w:val="-2"/>
          <w:sz w:val="22"/>
          <w:szCs w:val="22"/>
        </w:rPr>
        <w:t>],</w:t>
      </w:r>
      <w:r w:rsidRPr="005E70CD">
        <w:rPr>
          <w:spacing w:val="-10"/>
          <w:sz w:val="22"/>
          <w:szCs w:val="22"/>
        </w:rPr>
        <w:t xml:space="preserve"> </w:t>
      </w:r>
      <w:hyperlink w:anchor="_bookmark12" w:history="1">
        <w:r w:rsidRPr="005E70CD">
          <w:rPr>
            <w:color w:val="2F4F4F"/>
            <w:spacing w:val="-2"/>
            <w:sz w:val="22"/>
            <w:szCs w:val="22"/>
          </w:rPr>
          <w:t>Fogarty</w:t>
        </w:r>
        <w:r w:rsidRPr="005E70CD">
          <w:rPr>
            <w:color w:val="2F4F4F"/>
            <w:spacing w:val="-11"/>
            <w:sz w:val="22"/>
            <w:szCs w:val="22"/>
          </w:rPr>
          <w:t xml:space="preserve"> </w:t>
        </w:r>
        <w:r w:rsidRPr="005E70CD">
          <w:rPr>
            <w:color w:val="2F4F4F"/>
            <w:spacing w:val="-2"/>
            <w:sz w:val="22"/>
            <w:szCs w:val="22"/>
          </w:rPr>
          <w:t>et</w:t>
        </w:r>
        <w:r w:rsidRPr="005E70CD">
          <w:rPr>
            <w:color w:val="2F4F4F"/>
            <w:spacing w:val="-10"/>
            <w:sz w:val="22"/>
            <w:szCs w:val="22"/>
          </w:rPr>
          <w:t xml:space="preserve"> </w:t>
        </w:r>
        <w:r w:rsidRPr="005E70CD">
          <w:rPr>
            <w:color w:val="2F4F4F"/>
            <w:spacing w:val="-2"/>
            <w:sz w:val="22"/>
            <w:szCs w:val="22"/>
          </w:rPr>
          <w:t>al.</w:t>
        </w:r>
      </w:hyperlink>
      <w:r w:rsidRPr="005E70CD">
        <w:rPr>
          <w:color w:val="2F4F4F"/>
          <w:spacing w:val="-11"/>
          <w:sz w:val="22"/>
          <w:szCs w:val="22"/>
        </w:rPr>
        <w:t xml:space="preserve"> </w:t>
      </w:r>
      <w:r w:rsidRPr="005E70CD">
        <w:rPr>
          <w:spacing w:val="-2"/>
          <w:sz w:val="22"/>
          <w:szCs w:val="22"/>
        </w:rPr>
        <w:t>[</w:t>
      </w:r>
      <w:hyperlink w:anchor="_bookmark12" w:history="1">
        <w:r w:rsidRPr="005E70CD">
          <w:rPr>
            <w:color w:val="2F4F4F"/>
            <w:spacing w:val="-2"/>
            <w:sz w:val="22"/>
            <w:szCs w:val="22"/>
          </w:rPr>
          <w:t>2022</w:t>
        </w:r>
      </w:hyperlink>
      <w:r w:rsidRPr="005E70CD">
        <w:rPr>
          <w:spacing w:val="-2"/>
          <w:sz w:val="22"/>
          <w:szCs w:val="22"/>
        </w:rPr>
        <w:t>]). At</w:t>
      </w:r>
      <w:r w:rsidRPr="005E70CD">
        <w:rPr>
          <w:spacing w:val="-16"/>
          <w:sz w:val="22"/>
          <w:szCs w:val="22"/>
        </w:rPr>
        <w:t xml:space="preserve"> </w:t>
      </w:r>
      <w:r w:rsidRPr="005E70CD">
        <w:rPr>
          <w:spacing w:val="-2"/>
          <w:sz w:val="22"/>
          <w:szCs w:val="22"/>
        </w:rPr>
        <w:t>some</w:t>
      </w:r>
      <w:r w:rsidRPr="005E70CD">
        <w:rPr>
          <w:spacing w:val="-15"/>
          <w:sz w:val="22"/>
          <w:szCs w:val="22"/>
        </w:rPr>
        <w:t xml:space="preserve"> </w:t>
      </w:r>
      <w:r w:rsidRPr="005E70CD">
        <w:rPr>
          <w:spacing w:val="-2"/>
          <w:sz w:val="22"/>
          <w:szCs w:val="22"/>
        </w:rPr>
        <w:t>threshold,</w:t>
      </w:r>
      <w:r w:rsidRPr="005E70CD">
        <w:rPr>
          <w:spacing w:val="-12"/>
          <w:sz w:val="22"/>
          <w:szCs w:val="22"/>
        </w:rPr>
        <w:t xml:space="preserve"> </w:t>
      </w:r>
      <w:r w:rsidRPr="005E70CD">
        <w:rPr>
          <w:spacing w:val="-2"/>
          <w:sz w:val="22"/>
          <w:szCs w:val="22"/>
        </w:rPr>
        <w:t>however,</w:t>
      </w:r>
      <w:r w:rsidRPr="005E70CD">
        <w:rPr>
          <w:spacing w:val="-12"/>
          <w:sz w:val="22"/>
          <w:szCs w:val="22"/>
        </w:rPr>
        <w:t xml:space="preserve"> </w:t>
      </w:r>
      <w:r w:rsidRPr="005E70CD">
        <w:rPr>
          <w:spacing w:val="-2"/>
          <w:sz w:val="22"/>
          <w:szCs w:val="22"/>
        </w:rPr>
        <w:t>invading</w:t>
      </w:r>
      <w:r w:rsidRPr="005E70CD">
        <w:rPr>
          <w:spacing w:val="-15"/>
          <w:sz w:val="22"/>
          <w:szCs w:val="22"/>
        </w:rPr>
        <w:t xml:space="preserve"> </w:t>
      </w:r>
      <w:r w:rsidRPr="005E70CD">
        <w:rPr>
          <w:spacing w:val="-2"/>
          <w:sz w:val="22"/>
          <w:szCs w:val="22"/>
        </w:rPr>
        <w:t>junipers</w:t>
      </w:r>
      <w:r w:rsidRPr="005E70CD">
        <w:rPr>
          <w:spacing w:val="-16"/>
          <w:sz w:val="22"/>
          <w:szCs w:val="22"/>
        </w:rPr>
        <w:t xml:space="preserve"> </w:t>
      </w:r>
      <w:r w:rsidRPr="005E70CD">
        <w:rPr>
          <w:spacing w:val="-2"/>
          <w:sz w:val="22"/>
          <w:szCs w:val="22"/>
        </w:rPr>
        <w:t>create</w:t>
      </w:r>
      <w:r w:rsidRPr="005E70CD">
        <w:rPr>
          <w:spacing w:val="-15"/>
          <w:sz w:val="22"/>
          <w:szCs w:val="22"/>
        </w:rPr>
        <w:t xml:space="preserve"> </w:t>
      </w:r>
      <w:r w:rsidRPr="005E70CD">
        <w:rPr>
          <w:spacing w:val="-2"/>
          <w:sz w:val="22"/>
          <w:szCs w:val="22"/>
        </w:rPr>
        <w:t>a</w:t>
      </w:r>
      <w:r w:rsidRPr="005E70CD">
        <w:rPr>
          <w:spacing w:val="-15"/>
          <w:sz w:val="22"/>
          <w:szCs w:val="22"/>
        </w:rPr>
        <w:t xml:space="preserve"> </w:t>
      </w:r>
      <w:r w:rsidRPr="005E70CD">
        <w:rPr>
          <w:spacing w:val="-2"/>
          <w:sz w:val="22"/>
          <w:szCs w:val="22"/>
        </w:rPr>
        <w:t>closed</w:t>
      </w:r>
      <w:r w:rsidR="005E70CD">
        <w:rPr>
          <w:sz w:val="22"/>
          <w:szCs w:val="22"/>
        </w:rPr>
        <w:t xml:space="preserve"> </w:t>
      </w:r>
      <w:r w:rsidRPr="005E70CD">
        <w:rPr>
          <w:spacing w:val="-2"/>
          <w:sz w:val="22"/>
          <w:szCs w:val="22"/>
        </w:rPr>
        <w:t>canopy</w:t>
      </w:r>
      <w:r w:rsidRPr="005E70CD">
        <w:rPr>
          <w:spacing w:val="-7"/>
          <w:sz w:val="22"/>
          <w:szCs w:val="22"/>
        </w:rPr>
        <w:t xml:space="preserve"> </w:t>
      </w:r>
      <w:r w:rsidRPr="005E70CD">
        <w:rPr>
          <w:spacing w:val="-2"/>
          <w:sz w:val="22"/>
          <w:szCs w:val="22"/>
        </w:rPr>
        <w:t>forest</w:t>
      </w:r>
      <w:r w:rsidRPr="005E70CD">
        <w:rPr>
          <w:spacing w:val="-7"/>
          <w:sz w:val="22"/>
          <w:szCs w:val="22"/>
        </w:rPr>
        <w:t xml:space="preserve"> </w:t>
      </w:r>
      <w:r w:rsidRPr="005E70CD">
        <w:rPr>
          <w:spacing w:val="-2"/>
          <w:sz w:val="22"/>
          <w:szCs w:val="22"/>
        </w:rPr>
        <w:t>vulnerable</w:t>
      </w:r>
      <w:r w:rsidRPr="005E70CD">
        <w:rPr>
          <w:spacing w:val="-7"/>
          <w:sz w:val="22"/>
          <w:szCs w:val="22"/>
        </w:rPr>
        <w:t xml:space="preserve"> </w:t>
      </w:r>
      <w:r w:rsidRPr="005E70CD">
        <w:rPr>
          <w:spacing w:val="-2"/>
          <w:sz w:val="22"/>
          <w:szCs w:val="22"/>
        </w:rPr>
        <w:t>to</w:t>
      </w:r>
      <w:r w:rsidRPr="005E70CD">
        <w:rPr>
          <w:spacing w:val="-7"/>
          <w:sz w:val="22"/>
          <w:szCs w:val="22"/>
        </w:rPr>
        <w:t xml:space="preserve"> </w:t>
      </w:r>
      <w:r w:rsidRPr="005E70CD">
        <w:rPr>
          <w:spacing w:val="-2"/>
          <w:sz w:val="22"/>
          <w:szCs w:val="22"/>
        </w:rPr>
        <w:t>uncontrolled</w:t>
      </w:r>
      <w:r w:rsidRPr="005E70CD">
        <w:rPr>
          <w:spacing w:val="-7"/>
          <w:sz w:val="22"/>
          <w:szCs w:val="22"/>
        </w:rPr>
        <w:t xml:space="preserve"> </w:t>
      </w:r>
      <w:r w:rsidRPr="005E70CD">
        <w:rPr>
          <w:spacing w:val="-2"/>
          <w:sz w:val="22"/>
          <w:szCs w:val="22"/>
        </w:rPr>
        <w:t>wildfire</w:t>
      </w:r>
      <w:r w:rsidRPr="005E70CD">
        <w:rPr>
          <w:spacing w:val="-7"/>
          <w:sz w:val="22"/>
          <w:szCs w:val="22"/>
        </w:rPr>
        <w:t xml:space="preserve"> </w:t>
      </w:r>
      <w:r w:rsidRPr="005E70CD">
        <w:rPr>
          <w:spacing w:val="-2"/>
          <w:sz w:val="22"/>
          <w:szCs w:val="22"/>
        </w:rPr>
        <w:t>and</w:t>
      </w:r>
      <w:r w:rsidRPr="005E70CD">
        <w:rPr>
          <w:spacing w:val="-7"/>
          <w:sz w:val="22"/>
          <w:szCs w:val="22"/>
        </w:rPr>
        <w:t xml:space="preserve"> </w:t>
      </w:r>
      <w:r w:rsidR="005E70CD">
        <w:rPr>
          <w:spacing w:val="-7"/>
          <w:sz w:val="22"/>
          <w:szCs w:val="22"/>
        </w:rPr>
        <w:t xml:space="preserve">disproportionally more </w:t>
      </w:r>
      <w:r w:rsidRPr="005E70CD">
        <w:rPr>
          <w:spacing w:val="-2"/>
          <w:sz w:val="22"/>
          <w:szCs w:val="22"/>
        </w:rPr>
        <w:t>expen</w:t>
      </w:r>
      <w:r w:rsidRPr="005E70CD">
        <w:rPr>
          <w:sz w:val="22"/>
          <w:szCs w:val="22"/>
        </w:rPr>
        <w:t>sive</w:t>
      </w:r>
      <w:r w:rsidRPr="005E70CD">
        <w:rPr>
          <w:spacing w:val="-13"/>
          <w:sz w:val="22"/>
          <w:szCs w:val="22"/>
        </w:rPr>
        <w:t xml:space="preserve"> </w:t>
      </w:r>
      <w:r w:rsidRPr="005E70CD">
        <w:rPr>
          <w:sz w:val="22"/>
          <w:szCs w:val="22"/>
        </w:rPr>
        <w:t>to</w:t>
      </w:r>
      <w:r w:rsidRPr="005E70CD">
        <w:rPr>
          <w:spacing w:val="-12"/>
          <w:sz w:val="22"/>
          <w:szCs w:val="22"/>
        </w:rPr>
        <w:t xml:space="preserve"> </w:t>
      </w:r>
      <w:r w:rsidRPr="005E70CD">
        <w:rPr>
          <w:sz w:val="22"/>
          <w:szCs w:val="22"/>
        </w:rPr>
        <w:t>remov</w:t>
      </w:r>
      <w:r w:rsidR="005E70CD">
        <w:rPr>
          <w:sz w:val="22"/>
          <w:szCs w:val="22"/>
        </w:rPr>
        <w:t>e</w:t>
      </w:r>
      <w:r w:rsidRPr="005E70CD">
        <w:rPr>
          <w:spacing w:val="-13"/>
          <w:sz w:val="22"/>
          <w:szCs w:val="22"/>
        </w:rPr>
        <w:t xml:space="preserve"> </w:t>
      </w:r>
      <w:r w:rsidRPr="005E70CD">
        <w:rPr>
          <w:sz w:val="22"/>
          <w:szCs w:val="22"/>
        </w:rPr>
        <w:t>by</w:t>
      </w:r>
      <w:r w:rsidRPr="005E70CD">
        <w:rPr>
          <w:spacing w:val="-12"/>
          <w:sz w:val="22"/>
          <w:szCs w:val="22"/>
        </w:rPr>
        <w:t xml:space="preserve"> </w:t>
      </w:r>
      <w:r w:rsidRPr="005E70CD">
        <w:rPr>
          <w:sz w:val="22"/>
          <w:szCs w:val="22"/>
        </w:rPr>
        <w:t>mechanical</w:t>
      </w:r>
      <w:r w:rsidRPr="005E70CD">
        <w:rPr>
          <w:spacing w:val="-13"/>
          <w:sz w:val="22"/>
          <w:szCs w:val="22"/>
        </w:rPr>
        <w:t xml:space="preserve"> </w:t>
      </w:r>
      <w:r w:rsidRPr="005E70CD">
        <w:rPr>
          <w:sz w:val="22"/>
          <w:szCs w:val="22"/>
        </w:rPr>
        <w:t>means. Even</w:t>
      </w:r>
      <w:r w:rsidRPr="005E70CD">
        <w:rPr>
          <w:spacing w:val="-13"/>
          <w:sz w:val="22"/>
          <w:szCs w:val="22"/>
        </w:rPr>
        <w:t xml:space="preserve"> </w:t>
      </w:r>
      <w:r w:rsidRPr="005E70CD">
        <w:rPr>
          <w:sz w:val="22"/>
          <w:szCs w:val="22"/>
        </w:rPr>
        <w:t>when</w:t>
      </w:r>
      <w:r w:rsidRPr="005E70CD">
        <w:rPr>
          <w:spacing w:val="-12"/>
          <w:sz w:val="22"/>
          <w:szCs w:val="22"/>
        </w:rPr>
        <w:t xml:space="preserve"> </w:t>
      </w:r>
      <w:r w:rsidRPr="005E70CD">
        <w:rPr>
          <w:sz w:val="22"/>
          <w:szCs w:val="22"/>
        </w:rPr>
        <w:t>mechani</w:t>
      </w:r>
      <w:r w:rsidRPr="005E70CD">
        <w:rPr>
          <w:spacing w:val="-2"/>
          <w:sz w:val="22"/>
          <w:szCs w:val="22"/>
        </w:rPr>
        <w:t>cal</w:t>
      </w:r>
      <w:r w:rsidRPr="005E70CD">
        <w:rPr>
          <w:spacing w:val="-8"/>
          <w:sz w:val="22"/>
          <w:szCs w:val="22"/>
        </w:rPr>
        <w:t xml:space="preserve"> </w:t>
      </w:r>
      <w:r w:rsidRPr="005E70CD">
        <w:rPr>
          <w:spacing w:val="-2"/>
          <w:sz w:val="22"/>
          <w:szCs w:val="22"/>
        </w:rPr>
        <w:t>removal</w:t>
      </w:r>
      <w:r w:rsidRPr="005E70CD">
        <w:rPr>
          <w:spacing w:val="-8"/>
          <w:sz w:val="22"/>
          <w:szCs w:val="22"/>
        </w:rPr>
        <w:t xml:space="preserve"> </w:t>
      </w:r>
      <w:r w:rsidRPr="005E70CD">
        <w:rPr>
          <w:spacing w:val="-2"/>
          <w:sz w:val="22"/>
          <w:szCs w:val="22"/>
        </w:rPr>
        <w:t>is</w:t>
      </w:r>
      <w:r w:rsidRPr="005E70CD">
        <w:rPr>
          <w:spacing w:val="-8"/>
          <w:sz w:val="22"/>
          <w:szCs w:val="22"/>
        </w:rPr>
        <w:t xml:space="preserve"> </w:t>
      </w:r>
      <w:r w:rsidRPr="005E70CD">
        <w:rPr>
          <w:spacing w:val="-2"/>
          <w:sz w:val="22"/>
          <w:szCs w:val="22"/>
        </w:rPr>
        <w:t>successful,</w:t>
      </w:r>
      <w:r w:rsidRPr="005E70CD">
        <w:rPr>
          <w:spacing w:val="-6"/>
          <w:sz w:val="22"/>
          <w:szCs w:val="22"/>
        </w:rPr>
        <w:t xml:space="preserve"> </w:t>
      </w:r>
      <w:r w:rsidRPr="005E70CD">
        <w:rPr>
          <w:spacing w:val="-2"/>
          <w:sz w:val="22"/>
          <w:szCs w:val="22"/>
        </w:rPr>
        <w:t>it</w:t>
      </w:r>
      <w:r w:rsidRPr="005E70CD">
        <w:rPr>
          <w:spacing w:val="-8"/>
          <w:sz w:val="22"/>
          <w:szCs w:val="22"/>
        </w:rPr>
        <w:t xml:space="preserve"> </w:t>
      </w:r>
      <w:r w:rsidRPr="005E70CD">
        <w:rPr>
          <w:spacing w:val="-2"/>
          <w:sz w:val="22"/>
          <w:szCs w:val="22"/>
        </w:rPr>
        <w:t>can</w:t>
      </w:r>
      <w:r w:rsidRPr="005E70CD">
        <w:rPr>
          <w:spacing w:val="-8"/>
          <w:sz w:val="22"/>
          <w:szCs w:val="22"/>
        </w:rPr>
        <w:t xml:space="preserve"> </w:t>
      </w:r>
      <w:r w:rsidRPr="005E70CD">
        <w:rPr>
          <w:spacing w:val="-2"/>
          <w:sz w:val="22"/>
          <w:szCs w:val="22"/>
        </w:rPr>
        <w:t>occur</w:t>
      </w:r>
      <w:r w:rsidRPr="005E70CD">
        <w:rPr>
          <w:spacing w:val="-8"/>
          <w:sz w:val="22"/>
          <w:szCs w:val="22"/>
        </w:rPr>
        <w:t xml:space="preserve"> </w:t>
      </w:r>
      <w:r w:rsidRPr="005E70CD">
        <w:rPr>
          <w:spacing w:val="-2"/>
          <w:sz w:val="22"/>
          <w:szCs w:val="22"/>
        </w:rPr>
        <w:t>too</w:t>
      </w:r>
      <w:r w:rsidRPr="005E70CD">
        <w:rPr>
          <w:spacing w:val="-8"/>
          <w:sz w:val="22"/>
          <w:szCs w:val="22"/>
        </w:rPr>
        <w:t xml:space="preserve"> </w:t>
      </w:r>
      <w:r w:rsidRPr="005E70CD">
        <w:rPr>
          <w:spacing w:val="-2"/>
          <w:sz w:val="22"/>
          <w:szCs w:val="22"/>
        </w:rPr>
        <w:t>late</w:t>
      </w:r>
      <w:r w:rsidRPr="005E70CD">
        <w:rPr>
          <w:spacing w:val="-8"/>
          <w:sz w:val="22"/>
          <w:szCs w:val="22"/>
        </w:rPr>
        <w:t xml:space="preserve"> </w:t>
      </w:r>
      <w:r w:rsidRPr="005E70CD">
        <w:rPr>
          <w:spacing w:val="-2"/>
          <w:sz w:val="22"/>
          <w:szCs w:val="22"/>
        </w:rPr>
        <w:t>in</w:t>
      </w:r>
      <w:r w:rsidRPr="005E70CD">
        <w:rPr>
          <w:spacing w:val="-8"/>
          <w:sz w:val="22"/>
          <w:szCs w:val="22"/>
        </w:rPr>
        <w:t xml:space="preserve"> </w:t>
      </w:r>
      <w:r w:rsidRPr="005E70CD">
        <w:rPr>
          <w:spacing w:val="-2"/>
          <w:sz w:val="22"/>
          <w:szCs w:val="22"/>
        </w:rPr>
        <w:t>the</w:t>
      </w:r>
      <w:r w:rsidRPr="005E70CD">
        <w:rPr>
          <w:spacing w:val="-8"/>
          <w:sz w:val="22"/>
          <w:szCs w:val="22"/>
        </w:rPr>
        <w:t xml:space="preserve"> </w:t>
      </w:r>
      <w:r w:rsidRPr="005E70CD">
        <w:rPr>
          <w:spacing w:val="-2"/>
          <w:sz w:val="22"/>
          <w:szCs w:val="22"/>
        </w:rPr>
        <w:t>invasion process</w:t>
      </w:r>
      <w:r w:rsidRPr="005E70CD">
        <w:rPr>
          <w:spacing w:val="-11"/>
          <w:sz w:val="22"/>
          <w:szCs w:val="22"/>
        </w:rPr>
        <w:t xml:space="preserve"> </w:t>
      </w:r>
      <w:r w:rsidRPr="005E70CD">
        <w:rPr>
          <w:spacing w:val="-2"/>
          <w:sz w:val="22"/>
          <w:szCs w:val="22"/>
        </w:rPr>
        <w:t>to</w:t>
      </w:r>
      <w:r w:rsidRPr="005E70CD">
        <w:rPr>
          <w:spacing w:val="-10"/>
          <w:sz w:val="22"/>
          <w:szCs w:val="22"/>
        </w:rPr>
        <w:t xml:space="preserve"> </w:t>
      </w:r>
      <w:r w:rsidRPr="005E70CD">
        <w:rPr>
          <w:spacing w:val="-2"/>
          <w:sz w:val="22"/>
          <w:szCs w:val="22"/>
        </w:rPr>
        <w:t>restore</w:t>
      </w:r>
      <w:r w:rsidRPr="005E70CD">
        <w:rPr>
          <w:spacing w:val="-11"/>
          <w:sz w:val="22"/>
          <w:szCs w:val="22"/>
        </w:rPr>
        <w:t xml:space="preserve"> </w:t>
      </w:r>
      <w:r w:rsidRPr="005E70CD">
        <w:rPr>
          <w:spacing w:val="-2"/>
          <w:sz w:val="22"/>
          <w:szCs w:val="22"/>
        </w:rPr>
        <w:t>grassland</w:t>
      </w:r>
      <w:r w:rsidRPr="005E70CD">
        <w:rPr>
          <w:spacing w:val="-10"/>
          <w:sz w:val="22"/>
          <w:szCs w:val="22"/>
        </w:rPr>
        <w:t xml:space="preserve"> </w:t>
      </w:r>
      <w:r w:rsidRPr="005E70CD">
        <w:rPr>
          <w:spacing w:val="-2"/>
          <w:sz w:val="22"/>
          <w:szCs w:val="22"/>
        </w:rPr>
        <w:t>cover,</w:t>
      </w:r>
      <w:r w:rsidRPr="005E70CD">
        <w:rPr>
          <w:spacing w:val="-11"/>
          <w:sz w:val="22"/>
          <w:szCs w:val="22"/>
        </w:rPr>
        <w:t xml:space="preserve"> </w:t>
      </w:r>
      <w:r w:rsidRPr="005E70CD">
        <w:rPr>
          <w:spacing w:val="-2"/>
          <w:sz w:val="22"/>
          <w:szCs w:val="22"/>
        </w:rPr>
        <w:t>i.e.,</w:t>
      </w:r>
      <w:r w:rsidRPr="005E70CD">
        <w:rPr>
          <w:spacing w:val="-10"/>
          <w:sz w:val="22"/>
          <w:szCs w:val="22"/>
        </w:rPr>
        <w:t xml:space="preserve"> </w:t>
      </w:r>
      <w:r w:rsidRPr="005E70CD">
        <w:rPr>
          <w:spacing w:val="-2"/>
          <w:sz w:val="22"/>
          <w:szCs w:val="22"/>
        </w:rPr>
        <w:t>the</w:t>
      </w:r>
      <w:r w:rsidRPr="005E70CD">
        <w:rPr>
          <w:spacing w:val="-10"/>
          <w:sz w:val="22"/>
          <w:szCs w:val="22"/>
        </w:rPr>
        <w:t xml:space="preserve"> </w:t>
      </w:r>
      <w:r w:rsidRPr="005E70CD">
        <w:rPr>
          <w:spacing w:val="-2"/>
          <w:sz w:val="22"/>
          <w:szCs w:val="22"/>
        </w:rPr>
        <w:t>underlying</w:t>
      </w:r>
      <w:r w:rsidRPr="005E70CD">
        <w:rPr>
          <w:spacing w:val="-11"/>
          <w:sz w:val="22"/>
          <w:szCs w:val="22"/>
        </w:rPr>
        <w:t xml:space="preserve"> </w:t>
      </w:r>
      <w:del w:id="29" w:author="Jacob Gellman" w:date="2022-12-14T22:57:00Z">
        <w:r w:rsidRPr="005E70CD" w:rsidDel="00BA7963">
          <w:rPr>
            <w:spacing w:val="-2"/>
            <w:sz w:val="22"/>
            <w:szCs w:val="22"/>
          </w:rPr>
          <w:delText>self</w:delText>
        </w:r>
        <w:r w:rsidRPr="005E70CD" w:rsidDel="00BA7963">
          <w:rPr>
            <w:spacing w:val="-10"/>
            <w:sz w:val="22"/>
            <w:szCs w:val="22"/>
          </w:rPr>
          <w:delText xml:space="preserve"> </w:delText>
        </w:r>
      </w:del>
      <w:ins w:id="30" w:author="Jacob Gellman" w:date="2022-12-14T22:57:00Z">
        <w:r w:rsidR="00BA7963" w:rsidRPr="005E70CD">
          <w:rPr>
            <w:spacing w:val="-2"/>
            <w:sz w:val="22"/>
            <w:szCs w:val="22"/>
          </w:rPr>
          <w:t>self</w:t>
        </w:r>
        <w:r w:rsidR="00BA7963">
          <w:rPr>
            <w:spacing w:val="-10"/>
            <w:sz w:val="22"/>
            <w:szCs w:val="22"/>
          </w:rPr>
          <w:t>-</w:t>
        </w:r>
      </w:ins>
      <w:r w:rsidRPr="005E70CD">
        <w:rPr>
          <w:spacing w:val="-2"/>
          <w:sz w:val="22"/>
          <w:szCs w:val="22"/>
        </w:rPr>
        <w:t>reinforcing</w:t>
      </w:r>
      <w:r w:rsidRPr="005E70CD">
        <w:rPr>
          <w:spacing w:val="-5"/>
          <w:sz w:val="22"/>
          <w:szCs w:val="22"/>
        </w:rPr>
        <w:t xml:space="preserve"> </w:t>
      </w:r>
      <w:r w:rsidRPr="005E70CD">
        <w:rPr>
          <w:spacing w:val="-2"/>
          <w:sz w:val="22"/>
          <w:szCs w:val="22"/>
        </w:rPr>
        <w:t>grassland</w:t>
      </w:r>
      <w:r w:rsidRPr="005E70CD">
        <w:rPr>
          <w:spacing w:val="-5"/>
          <w:sz w:val="22"/>
          <w:szCs w:val="22"/>
        </w:rPr>
        <w:t xml:space="preserve"> </w:t>
      </w:r>
      <w:r w:rsidR="005E70CD">
        <w:rPr>
          <w:spacing w:val="-5"/>
          <w:sz w:val="22"/>
          <w:szCs w:val="22"/>
        </w:rPr>
        <w:t xml:space="preserve">ecosystem </w:t>
      </w:r>
      <w:r w:rsidRPr="005E70CD">
        <w:rPr>
          <w:spacing w:val="-2"/>
          <w:sz w:val="22"/>
          <w:szCs w:val="22"/>
        </w:rPr>
        <w:t>feedbacks</w:t>
      </w:r>
      <w:r w:rsidRPr="005E70CD">
        <w:rPr>
          <w:spacing w:val="-5"/>
          <w:sz w:val="22"/>
          <w:szCs w:val="22"/>
        </w:rPr>
        <w:t xml:space="preserve"> </w:t>
      </w:r>
      <w:r w:rsidRPr="005E70CD">
        <w:rPr>
          <w:spacing w:val="-2"/>
          <w:sz w:val="22"/>
          <w:szCs w:val="22"/>
        </w:rPr>
        <w:t>are</w:t>
      </w:r>
      <w:r w:rsidRPr="005E70CD">
        <w:rPr>
          <w:spacing w:val="-5"/>
          <w:sz w:val="22"/>
          <w:szCs w:val="22"/>
        </w:rPr>
        <w:t xml:space="preserve"> </w:t>
      </w:r>
      <w:r w:rsidRPr="005E70CD">
        <w:rPr>
          <w:spacing w:val="-2"/>
          <w:sz w:val="22"/>
          <w:szCs w:val="22"/>
        </w:rPr>
        <w:t>lost</w:t>
      </w:r>
      <w:r w:rsidRPr="005E70CD">
        <w:rPr>
          <w:spacing w:val="-5"/>
          <w:sz w:val="22"/>
          <w:szCs w:val="22"/>
        </w:rPr>
        <w:t xml:space="preserve"> </w:t>
      </w:r>
      <w:r w:rsidRPr="005E70CD">
        <w:rPr>
          <w:spacing w:val="-2"/>
          <w:sz w:val="22"/>
          <w:szCs w:val="22"/>
        </w:rPr>
        <w:t>(</w:t>
      </w:r>
      <w:proofErr w:type="spellStart"/>
      <w:r w:rsidRPr="005E70CD">
        <w:rPr>
          <w:sz w:val="22"/>
          <w:szCs w:val="22"/>
        </w:rPr>
        <w:fldChar w:fldCharType="begin"/>
      </w:r>
      <w:r w:rsidRPr="005E70CD">
        <w:rPr>
          <w:sz w:val="22"/>
          <w:szCs w:val="22"/>
        </w:rPr>
        <w:instrText>HYPERLINK \l "_bookmark13"</w:instrText>
      </w:r>
      <w:r w:rsidRPr="005E70CD">
        <w:rPr>
          <w:sz w:val="22"/>
          <w:szCs w:val="22"/>
        </w:rPr>
      </w:r>
      <w:r w:rsidRPr="005E70CD">
        <w:rPr>
          <w:sz w:val="22"/>
          <w:szCs w:val="22"/>
        </w:rPr>
        <w:fldChar w:fldCharType="separate"/>
      </w:r>
      <w:r w:rsidRPr="005E70CD">
        <w:rPr>
          <w:color w:val="2F4F4F"/>
          <w:spacing w:val="-2"/>
          <w:sz w:val="22"/>
          <w:szCs w:val="22"/>
        </w:rPr>
        <w:t>Angeler</w:t>
      </w:r>
      <w:proofErr w:type="spellEnd"/>
      <w:r w:rsidRPr="005E70CD">
        <w:rPr>
          <w:color w:val="2F4F4F"/>
          <w:spacing w:val="-5"/>
          <w:sz w:val="22"/>
          <w:szCs w:val="22"/>
        </w:rPr>
        <w:t xml:space="preserve"> </w:t>
      </w:r>
      <w:r w:rsidRPr="005E70CD">
        <w:rPr>
          <w:color w:val="2F4F4F"/>
          <w:spacing w:val="-2"/>
          <w:sz w:val="22"/>
          <w:szCs w:val="22"/>
        </w:rPr>
        <w:t>et</w:t>
      </w:r>
      <w:r w:rsidRPr="005E70CD">
        <w:rPr>
          <w:color w:val="2F4F4F"/>
          <w:spacing w:val="-5"/>
          <w:sz w:val="22"/>
          <w:szCs w:val="22"/>
        </w:rPr>
        <w:t xml:space="preserve"> </w:t>
      </w:r>
      <w:r w:rsidRPr="005E70CD">
        <w:rPr>
          <w:color w:val="2F4F4F"/>
          <w:spacing w:val="-2"/>
          <w:sz w:val="22"/>
          <w:szCs w:val="22"/>
        </w:rPr>
        <w:t>al.</w:t>
      </w:r>
      <w:r w:rsidRPr="005E70CD">
        <w:rPr>
          <w:color w:val="2F4F4F"/>
          <w:spacing w:val="-2"/>
          <w:sz w:val="22"/>
          <w:szCs w:val="22"/>
        </w:rPr>
        <w:fldChar w:fldCharType="end"/>
      </w:r>
      <w:r w:rsidRPr="005E70CD">
        <w:rPr>
          <w:color w:val="2F4F4F"/>
          <w:spacing w:val="-5"/>
          <w:sz w:val="22"/>
          <w:szCs w:val="22"/>
        </w:rPr>
        <w:t xml:space="preserve"> </w:t>
      </w:r>
      <w:r w:rsidRPr="005E70CD">
        <w:rPr>
          <w:spacing w:val="-2"/>
          <w:sz w:val="22"/>
          <w:szCs w:val="22"/>
        </w:rPr>
        <w:t>[</w:t>
      </w:r>
      <w:hyperlink w:anchor="_bookmark13" w:history="1">
        <w:r w:rsidRPr="005E70CD">
          <w:rPr>
            <w:color w:val="2F4F4F"/>
            <w:spacing w:val="-2"/>
            <w:sz w:val="22"/>
            <w:szCs w:val="22"/>
          </w:rPr>
          <w:t>2015</w:t>
        </w:r>
      </w:hyperlink>
      <w:r w:rsidRPr="005E70CD">
        <w:rPr>
          <w:spacing w:val="-2"/>
          <w:sz w:val="22"/>
          <w:szCs w:val="22"/>
        </w:rPr>
        <w:t>]</w:t>
      </w:r>
      <w:r w:rsidR="005E70CD">
        <w:rPr>
          <w:spacing w:val="-2"/>
          <w:sz w:val="22"/>
          <w:szCs w:val="22"/>
        </w:rPr>
        <w:t xml:space="preserve">). </w:t>
      </w:r>
      <w:r w:rsidR="005E70CD">
        <w:rPr>
          <w:sz w:val="22"/>
          <w:szCs w:val="22"/>
        </w:rPr>
        <w:t xml:space="preserve">When a </w:t>
      </w:r>
      <w:r w:rsidRPr="005E70CD">
        <w:rPr>
          <w:sz w:val="22"/>
          <w:szCs w:val="22"/>
        </w:rPr>
        <w:t>mature</w:t>
      </w:r>
      <w:r w:rsidRPr="005E70CD">
        <w:rPr>
          <w:spacing w:val="-7"/>
          <w:sz w:val="22"/>
          <w:szCs w:val="22"/>
        </w:rPr>
        <w:t xml:space="preserve"> </w:t>
      </w:r>
      <w:r w:rsidRPr="005E70CD">
        <w:rPr>
          <w:sz w:val="22"/>
          <w:szCs w:val="22"/>
        </w:rPr>
        <w:t>juniper</w:t>
      </w:r>
      <w:r w:rsidRPr="005E70CD">
        <w:rPr>
          <w:spacing w:val="-7"/>
          <w:sz w:val="22"/>
          <w:szCs w:val="22"/>
        </w:rPr>
        <w:t xml:space="preserve"> </w:t>
      </w:r>
      <w:r w:rsidRPr="005E70CD">
        <w:rPr>
          <w:sz w:val="22"/>
          <w:szCs w:val="22"/>
        </w:rPr>
        <w:t>for</w:t>
      </w:r>
      <w:r w:rsidRPr="005E70CD">
        <w:rPr>
          <w:spacing w:val="-2"/>
          <w:sz w:val="22"/>
          <w:szCs w:val="22"/>
        </w:rPr>
        <w:t>est</w:t>
      </w:r>
      <w:r w:rsidR="005E70CD">
        <w:rPr>
          <w:spacing w:val="-2"/>
          <w:sz w:val="22"/>
          <w:szCs w:val="22"/>
        </w:rPr>
        <w:t xml:space="preserve"> does burn, it</w:t>
      </w:r>
      <w:r w:rsidRPr="005E70CD">
        <w:rPr>
          <w:spacing w:val="-6"/>
          <w:sz w:val="22"/>
          <w:szCs w:val="22"/>
        </w:rPr>
        <w:t xml:space="preserve"> </w:t>
      </w:r>
      <w:r w:rsidRPr="005E70CD">
        <w:rPr>
          <w:spacing w:val="-2"/>
          <w:sz w:val="22"/>
          <w:szCs w:val="22"/>
        </w:rPr>
        <w:t>often</w:t>
      </w:r>
      <w:r w:rsidRPr="005E70CD">
        <w:rPr>
          <w:spacing w:val="-6"/>
          <w:sz w:val="22"/>
          <w:szCs w:val="22"/>
        </w:rPr>
        <w:t xml:space="preserve"> </w:t>
      </w:r>
      <w:r w:rsidR="005E70CD">
        <w:rPr>
          <w:spacing w:val="-2"/>
          <w:sz w:val="22"/>
          <w:szCs w:val="22"/>
        </w:rPr>
        <w:t>leaves behind</w:t>
      </w:r>
      <w:r w:rsidRPr="005E70CD">
        <w:rPr>
          <w:spacing w:val="-6"/>
          <w:sz w:val="22"/>
          <w:szCs w:val="22"/>
        </w:rPr>
        <w:t xml:space="preserve"> </w:t>
      </w:r>
      <w:r w:rsidRPr="005E70CD">
        <w:rPr>
          <w:spacing w:val="-2"/>
          <w:sz w:val="22"/>
          <w:szCs w:val="22"/>
        </w:rPr>
        <w:t>standing</w:t>
      </w:r>
      <w:r w:rsidRPr="005E70CD">
        <w:rPr>
          <w:spacing w:val="-6"/>
          <w:sz w:val="22"/>
          <w:szCs w:val="22"/>
        </w:rPr>
        <w:t xml:space="preserve"> </w:t>
      </w:r>
      <w:r w:rsidRPr="005E70CD">
        <w:rPr>
          <w:spacing w:val="-2"/>
          <w:sz w:val="22"/>
          <w:szCs w:val="22"/>
        </w:rPr>
        <w:t>remnant</w:t>
      </w:r>
      <w:r w:rsidRPr="005E70CD">
        <w:rPr>
          <w:spacing w:val="-6"/>
          <w:sz w:val="22"/>
          <w:szCs w:val="22"/>
        </w:rPr>
        <w:t xml:space="preserve"> </w:t>
      </w:r>
      <w:r w:rsidRPr="005E70CD">
        <w:rPr>
          <w:spacing w:val="-2"/>
          <w:sz w:val="22"/>
          <w:szCs w:val="22"/>
        </w:rPr>
        <w:t>tree</w:t>
      </w:r>
      <w:r w:rsidRPr="005E70CD">
        <w:rPr>
          <w:spacing w:val="-6"/>
          <w:sz w:val="22"/>
          <w:szCs w:val="22"/>
        </w:rPr>
        <w:t xml:space="preserve"> </w:t>
      </w:r>
      <w:r w:rsidRPr="005E70CD">
        <w:rPr>
          <w:spacing w:val="-2"/>
          <w:sz w:val="22"/>
          <w:szCs w:val="22"/>
        </w:rPr>
        <w:t>skeletons</w:t>
      </w:r>
      <w:r w:rsidRPr="005E70CD">
        <w:rPr>
          <w:spacing w:val="-6"/>
          <w:sz w:val="22"/>
          <w:szCs w:val="22"/>
        </w:rPr>
        <w:t xml:space="preserve"> </w:t>
      </w:r>
      <w:r w:rsidRPr="005E70CD">
        <w:rPr>
          <w:spacing w:val="-2"/>
          <w:sz w:val="22"/>
          <w:szCs w:val="22"/>
        </w:rPr>
        <w:t>that</w:t>
      </w:r>
      <w:r w:rsidRPr="005E70CD">
        <w:rPr>
          <w:spacing w:val="-6"/>
          <w:sz w:val="22"/>
          <w:szCs w:val="22"/>
        </w:rPr>
        <w:t xml:space="preserve"> </w:t>
      </w:r>
      <w:del w:id="31" w:author="Jacob Gellman" w:date="2022-12-14T22:57:00Z">
        <w:r w:rsidRPr="005E70CD" w:rsidDel="00BA7963">
          <w:rPr>
            <w:spacing w:val="-2"/>
            <w:sz w:val="22"/>
            <w:szCs w:val="22"/>
          </w:rPr>
          <w:delText xml:space="preserve">inter- </w:delText>
        </w:r>
        <w:r w:rsidRPr="005E70CD" w:rsidDel="00BA7963">
          <w:rPr>
            <w:sz w:val="22"/>
            <w:szCs w:val="22"/>
          </w:rPr>
          <w:delText>fere</w:delText>
        </w:r>
      </w:del>
      <w:ins w:id="32" w:author="Jacob Gellman" w:date="2022-12-14T22:57:00Z">
        <w:r w:rsidR="00BA7963">
          <w:rPr>
            <w:spacing w:val="-2"/>
            <w:sz w:val="22"/>
            <w:szCs w:val="22"/>
          </w:rPr>
          <w:t>interfere</w:t>
        </w:r>
      </w:ins>
      <w:r w:rsidRPr="005E70CD">
        <w:rPr>
          <w:spacing w:val="-11"/>
          <w:sz w:val="22"/>
          <w:szCs w:val="22"/>
        </w:rPr>
        <w:t xml:space="preserve"> </w:t>
      </w:r>
      <w:r w:rsidRPr="005E70CD">
        <w:rPr>
          <w:sz w:val="22"/>
          <w:szCs w:val="22"/>
        </w:rPr>
        <w:t>with</w:t>
      </w:r>
      <w:r w:rsidRPr="005E70CD">
        <w:rPr>
          <w:spacing w:val="-11"/>
          <w:sz w:val="22"/>
          <w:szCs w:val="22"/>
        </w:rPr>
        <w:t xml:space="preserve"> </w:t>
      </w:r>
      <w:del w:id="33" w:author="Jacob Gellman" w:date="2022-12-14T22:57:00Z">
        <w:r w:rsidRPr="005E70CD" w:rsidDel="00BA7963">
          <w:rPr>
            <w:sz w:val="22"/>
            <w:szCs w:val="22"/>
          </w:rPr>
          <w:delText>the</w:delText>
        </w:r>
        <w:r w:rsidRPr="005E70CD" w:rsidDel="00BA7963">
          <w:rPr>
            <w:spacing w:val="-11"/>
            <w:sz w:val="22"/>
            <w:szCs w:val="22"/>
          </w:rPr>
          <w:delText xml:space="preserve"> </w:delText>
        </w:r>
      </w:del>
      <w:r w:rsidRPr="005E70CD">
        <w:rPr>
          <w:sz w:val="22"/>
          <w:szCs w:val="22"/>
        </w:rPr>
        <w:t>light</w:t>
      </w:r>
      <w:r w:rsidRPr="005E70CD">
        <w:rPr>
          <w:spacing w:val="-11"/>
          <w:sz w:val="22"/>
          <w:szCs w:val="22"/>
        </w:rPr>
        <w:t xml:space="preserve"> </w:t>
      </w:r>
      <w:r w:rsidRPr="005E70CD">
        <w:rPr>
          <w:sz w:val="22"/>
          <w:szCs w:val="22"/>
        </w:rPr>
        <w:t>penetration,</w:t>
      </w:r>
      <w:r w:rsidRPr="005E70CD">
        <w:rPr>
          <w:spacing w:val="-11"/>
          <w:sz w:val="22"/>
          <w:szCs w:val="22"/>
        </w:rPr>
        <w:t xml:space="preserve"> </w:t>
      </w:r>
      <w:r w:rsidRPr="005E70CD">
        <w:rPr>
          <w:sz w:val="22"/>
          <w:szCs w:val="22"/>
        </w:rPr>
        <w:t>animal</w:t>
      </w:r>
      <w:r w:rsidRPr="005E70CD">
        <w:rPr>
          <w:spacing w:val="-11"/>
          <w:sz w:val="22"/>
          <w:szCs w:val="22"/>
        </w:rPr>
        <w:t xml:space="preserve"> </w:t>
      </w:r>
      <w:r w:rsidRPr="005E70CD">
        <w:rPr>
          <w:sz w:val="22"/>
          <w:szCs w:val="22"/>
        </w:rPr>
        <w:t>movement</w:t>
      </w:r>
      <w:r w:rsidRPr="005E70CD">
        <w:rPr>
          <w:spacing w:val="-11"/>
          <w:sz w:val="22"/>
          <w:szCs w:val="22"/>
        </w:rPr>
        <w:t xml:space="preserve"> </w:t>
      </w:r>
      <w:r w:rsidRPr="005E70CD">
        <w:rPr>
          <w:sz w:val="22"/>
          <w:szCs w:val="22"/>
        </w:rPr>
        <w:t>dynamics, and</w:t>
      </w:r>
      <w:r w:rsidRPr="005E70CD">
        <w:rPr>
          <w:spacing w:val="-9"/>
          <w:sz w:val="22"/>
          <w:szCs w:val="22"/>
        </w:rPr>
        <w:t xml:space="preserve"> </w:t>
      </w:r>
      <w:r w:rsidRPr="005E70CD">
        <w:rPr>
          <w:sz w:val="22"/>
          <w:szCs w:val="22"/>
        </w:rPr>
        <w:t>hydrology. Closed</w:t>
      </w:r>
      <w:r w:rsidRPr="005E70CD">
        <w:rPr>
          <w:spacing w:val="-9"/>
          <w:sz w:val="22"/>
          <w:szCs w:val="22"/>
        </w:rPr>
        <w:t xml:space="preserve"> </w:t>
      </w:r>
      <w:r w:rsidRPr="005E70CD">
        <w:rPr>
          <w:sz w:val="22"/>
          <w:szCs w:val="22"/>
        </w:rPr>
        <w:t xml:space="preserve">canopy juniper fires may also become hot enough to kill </w:t>
      </w:r>
      <w:r w:rsidR="005E70CD">
        <w:rPr>
          <w:sz w:val="22"/>
          <w:szCs w:val="22"/>
        </w:rPr>
        <w:t xml:space="preserve">dormant </w:t>
      </w:r>
      <w:r w:rsidRPr="005E70CD">
        <w:rPr>
          <w:sz w:val="22"/>
          <w:szCs w:val="22"/>
        </w:rPr>
        <w:t>grassland seeds</w:t>
      </w:r>
      <w:r w:rsidRPr="005E70CD">
        <w:rPr>
          <w:spacing w:val="-5"/>
          <w:sz w:val="22"/>
          <w:szCs w:val="22"/>
        </w:rPr>
        <w:t xml:space="preserve"> </w:t>
      </w:r>
      <w:r w:rsidRPr="005E70CD">
        <w:rPr>
          <w:sz w:val="22"/>
          <w:szCs w:val="22"/>
        </w:rPr>
        <w:t>in</w:t>
      </w:r>
      <w:r w:rsidRPr="005E70CD">
        <w:rPr>
          <w:spacing w:val="-5"/>
          <w:sz w:val="22"/>
          <w:szCs w:val="22"/>
        </w:rPr>
        <w:t xml:space="preserve"> </w:t>
      </w:r>
      <w:r w:rsidRPr="005E70CD">
        <w:rPr>
          <w:sz w:val="22"/>
          <w:szCs w:val="22"/>
        </w:rPr>
        <w:t>the</w:t>
      </w:r>
      <w:r w:rsidRPr="005E70CD">
        <w:rPr>
          <w:spacing w:val="-5"/>
          <w:sz w:val="22"/>
          <w:szCs w:val="22"/>
        </w:rPr>
        <w:t xml:space="preserve"> </w:t>
      </w:r>
      <w:r w:rsidRPr="005E70CD">
        <w:rPr>
          <w:sz w:val="22"/>
          <w:szCs w:val="22"/>
        </w:rPr>
        <w:t>soil.</w:t>
      </w:r>
      <w:r w:rsidRPr="005E70CD">
        <w:rPr>
          <w:spacing w:val="13"/>
          <w:sz w:val="22"/>
          <w:szCs w:val="22"/>
        </w:rPr>
        <w:t xml:space="preserve"> </w:t>
      </w:r>
      <w:r w:rsidRPr="005E70CD">
        <w:rPr>
          <w:sz w:val="22"/>
          <w:szCs w:val="22"/>
        </w:rPr>
        <w:t>The</w:t>
      </w:r>
      <w:r w:rsidRPr="005E70CD">
        <w:rPr>
          <w:spacing w:val="-5"/>
          <w:sz w:val="22"/>
          <w:szCs w:val="22"/>
        </w:rPr>
        <w:t xml:space="preserve"> </w:t>
      </w:r>
      <w:r w:rsidRPr="005E70CD">
        <w:rPr>
          <w:sz w:val="22"/>
          <w:szCs w:val="22"/>
        </w:rPr>
        <w:t>threshold</w:t>
      </w:r>
      <w:r w:rsidRPr="005E70CD">
        <w:rPr>
          <w:spacing w:val="-5"/>
          <w:sz w:val="22"/>
          <w:szCs w:val="22"/>
        </w:rPr>
        <w:t xml:space="preserve"> </w:t>
      </w:r>
      <w:r w:rsidRPr="005E70CD">
        <w:rPr>
          <w:sz w:val="22"/>
          <w:szCs w:val="22"/>
        </w:rPr>
        <w:t>between</w:t>
      </w:r>
      <w:r w:rsidRPr="005E70CD">
        <w:rPr>
          <w:spacing w:val="-5"/>
          <w:sz w:val="22"/>
          <w:szCs w:val="22"/>
        </w:rPr>
        <w:t xml:space="preserve"> </w:t>
      </w:r>
      <w:r w:rsidRPr="005E70CD">
        <w:rPr>
          <w:sz w:val="22"/>
          <w:szCs w:val="22"/>
        </w:rPr>
        <w:t>re</w:t>
      </w:r>
      <w:r w:rsidRPr="005E70CD">
        <w:rPr>
          <w:spacing w:val="-2"/>
          <w:sz w:val="22"/>
          <w:szCs w:val="22"/>
        </w:rPr>
        <w:t>versibility</w:t>
      </w:r>
      <w:r w:rsidRPr="005E70CD">
        <w:rPr>
          <w:spacing w:val="-9"/>
          <w:sz w:val="22"/>
          <w:szCs w:val="22"/>
        </w:rPr>
        <w:t xml:space="preserve"> </w:t>
      </w:r>
      <w:r w:rsidRPr="005E70CD">
        <w:rPr>
          <w:spacing w:val="-2"/>
          <w:sz w:val="22"/>
          <w:szCs w:val="22"/>
        </w:rPr>
        <w:t>and</w:t>
      </w:r>
      <w:r w:rsidRPr="005E70CD">
        <w:rPr>
          <w:spacing w:val="-9"/>
          <w:sz w:val="22"/>
          <w:szCs w:val="22"/>
        </w:rPr>
        <w:t xml:space="preserve"> </w:t>
      </w:r>
      <w:r w:rsidRPr="005E70CD">
        <w:rPr>
          <w:spacing w:val="-2"/>
          <w:sz w:val="22"/>
          <w:szCs w:val="22"/>
        </w:rPr>
        <w:t>hysteresis</w:t>
      </w:r>
      <w:r w:rsidRPr="005E70CD">
        <w:rPr>
          <w:spacing w:val="-7"/>
          <w:sz w:val="22"/>
          <w:szCs w:val="22"/>
        </w:rPr>
        <w:t xml:space="preserve"> </w:t>
      </w:r>
      <w:r w:rsidRPr="005E70CD">
        <w:rPr>
          <w:spacing w:val="-2"/>
          <w:sz w:val="22"/>
          <w:szCs w:val="22"/>
        </w:rPr>
        <w:t>in</w:t>
      </w:r>
      <w:r w:rsidRPr="005E70CD">
        <w:rPr>
          <w:spacing w:val="-9"/>
          <w:sz w:val="22"/>
          <w:szCs w:val="22"/>
        </w:rPr>
        <w:t xml:space="preserve"> </w:t>
      </w:r>
      <w:r w:rsidRPr="005E70CD">
        <w:rPr>
          <w:spacing w:val="-2"/>
          <w:sz w:val="22"/>
          <w:szCs w:val="22"/>
        </w:rPr>
        <w:t>a</w:t>
      </w:r>
      <w:r w:rsidRPr="005E70CD">
        <w:rPr>
          <w:spacing w:val="-9"/>
          <w:sz w:val="22"/>
          <w:szCs w:val="22"/>
        </w:rPr>
        <w:t xml:space="preserve"> </w:t>
      </w:r>
      <w:r w:rsidRPr="005E70CD">
        <w:rPr>
          <w:spacing w:val="-2"/>
          <w:sz w:val="22"/>
          <w:szCs w:val="22"/>
        </w:rPr>
        <w:t>grassland</w:t>
      </w:r>
      <w:r w:rsidRPr="005E70CD">
        <w:rPr>
          <w:spacing w:val="-9"/>
          <w:sz w:val="22"/>
          <w:szCs w:val="22"/>
        </w:rPr>
        <w:t xml:space="preserve"> </w:t>
      </w:r>
      <w:r w:rsidRPr="005E70CD">
        <w:rPr>
          <w:spacing w:val="-2"/>
          <w:sz w:val="22"/>
          <w:szCs w:val="22"/>
        </w:rPr>
        <w:t>to</w:t>
      </w:r>
      <w:r w:rsidRPr="005E70CD">
        <w:rPr>
          <w:spacing w:val="-9"/>
          <w:sz w:val="22"/>
          <w:szCs w:val="22"/>
        </w:rPr>
        <w:t xml:space="preserve"> </w:t>
      </w:r>
      <w:r w:rsidRPr="005E70CD">
        <w:rPr>
          <w:spacing w:val="-2"/>
          <w:sz w:val="22"/>
          <w:szCs w:val="22"/>
        </w:rPr>
        <w:t>juniper</w:t>
      </w:r>
      <w:r w:rsidRPr="005E70CD">
        <w:rPr>
          <w:spacing w:val="-9"/>
          <w:sz w:val="22"/>
          <w:szCs w:val="22"/>
        </w:rPr>
        <w:t xml:space="preserve"> </w:t>
      </w:r>
      <w:r w:rsidRPr="005E70CD">
        <w:rPr>
          <w:spacing w:val="-2"/>
          <w:sz w:val="22"/>
          <w:szCs w:val="22"/>
        </w:rPr>
        <w:t>forest</w:t>
      </w:r>
      <w:r w:rsidRPr="005E70CD">
        <w:rPr>
          <w:spacing w:val="-9"/>
          <w:sz w:val="22"/>
          <w:szCs w:val="22"/>
        </w:rPr>
        <w:t xml:space="preserve"> </w:t>
      </w:r>
      <w:r w:rsidRPr="005E70CD">
        <w:rPr>
          <w:spacing w:val="-2"/>
          <w:sz w:val="22"/>
          <w:szCs w:val="22"/>
        </w:rPr>
        <w:t>tran</w:t>
      </w:r>
      <w:r w:rsidRPr="005E70CD">
        <w:rPr>
          <w:sz w:val="22"/>
          <w:szCs w:val="22"/>
        </w:rPr>
        <w:t>sition</w:t>
      </w:r>
      <w:r w:rsidRPr="005E70CD">
        <w:rPr>
          <w:spacing w:val="-7"/>
          <w:sz w:val="22"/>
          <w:szCs w:val="22"/>
        </w:rPr>
        <w:t xml:space="preserve"> </w:t>
      </w:r>
      <w:r w:rsidRPr="005E70CD">
        <w:rPr>
          <w:sz w:val="22"/>
          <w:szCs w:val="22"/>
        </w:rPr>
        <w:t>is</w:t>
      </w:r>
      <w:r w:rsidRPr="005E70CD">
        <w:rPr>
          <w:spacing w:val="-7"/>
          <w:sz w:val="22"/>
          <w:szCs w:val="22"/>
        </w:rPr>
        <w:t xml:space="preserve"> </w:t>
      </w:r>
      <w:r w:rsidRPr="005E70CD">
        <w:rPr>
          <w:sz w:val="22"/>
          <w:szCs w:val="22"/>
        </w:rPr>
        <w:t>dynamic</w:t>
      </w:r>
      <w:r w:rsidRPr="005E70CD">
        <w:rPr>
          <w:spacing w:val="-7"/>
          <w:sz w:val="22"/>
          <w:szCs w:val="22"/>
        </w:rPr>
        <w:t xml:space="preserve"> </w:t>
      </w:r>
      <w:r w:rsidRPr="005E70CD">
        <w:rPr>
          <w:sz w:val="22"/>
          <w:szCs w:val="22"/>
        </w:rPr>
        <w:t>and</w:t>
      </w:r>
      <w:r w:rsidRPr="005E70CD">
        <w:rPr>
          <w:spacing w:val="-7"/>
          <w:sz w:val="22"/>
          <w:szCs w:val="22"/>
        </w:rPr>
        <w:t xml:space="preserve"> </w:t>
      </w:r>
      <w:r w:rsidRPr="005E70CD">
        <w:rPr>
          <w:sz w:val="22"/>
          <w:szCs w:val="22"/>
        </w:rPr>
        <w:t>difficult</w:t>
      </w:r>
      <w:r w:rsidRPr="005E70CD">
        <w:rPr>
          <w:spacing w:val="-7"/>
          <w:sz w:val="22"/>
          <w:szCs w:val="22"/>
        </w:rPr>
        <w:t xml:space="preserve"> </w:t>
      </w:r>
      <w:r w:rsidRPr="005E70CD">
        <w:rPr>
          <w:sz w:val="22"/>
          <w:szCs w:val="22"/>
        </w:rPr>
        <w:t>to</w:t>
      </w:r>
      <w:r w:rsidRPr="005E70CD">
        <w:rPr>
          <w:spacing w:val="-7"/>
          <w:sz w:val="22"/>
          <w:szCs w:val="22"/>
        </w:rPr>
        <w:t xml:space="preserve"> </w:t>
      </w:r>
      <w:r w:rsidRPr="005E70CD">
        <w:rPr>
          <w:sz w:val="22"/>
          <w:szCs w:val="22"/>
        </w:rPr>
        <w:t>predict</w:t>
      </w:r>
      <w:r w:rsidRPr="005E70CD">
        <w:rPr>
          <w:spacing w:val="-7"/>
          <w:sz w:val="22"/>
          <w:szCs w:val="22"/>
        </w:rPr>
        <w:t xml:space="preserve"> </w:t>
      </w:r>
      <w:r w:rsidRPr="005E70CD">
        <w:rPr>
          <w:sz w:val="22"/>
          <w:szCs w:val="22"/>
        </w:rPr>
        <w:t>for</w:t>
      </w:r>
      <w:r w:rsidRPr="005E70CD">
        <w:rPr>
          <w:spacing w:val="-7"/>
          <w:sz w:val="22"/>
          <w:szCs w:val="22"/>
        </w:rPr>
        <w:t xml:space="preserve"> </w:t>
      </w:r>
      <w:r w:rsidRPr="005E70CD">
        <w:rPr>
          <w:sz w:val="22"/>
          <w:szCs w:val="22"/>
        </w:rPr>
        <w:t>any</w:t>
      </w:r>
      <w:r w:rsidRPr="005E70CD">
        <w:rPr>
          <w:spacing w:val="-7"/>
          <w:sz w:val="22"/>
          <w:szCs w:val="22"/>
        </w:rPr>
        <w:t xml:space="preserve"> </w:t>
      </w:r>
      <w:r w:rsidRPr="005E70CD">
        <w:rPr>
          <w:sz w:val="22"/>
          <w:szCs w:val="22"/>
        </w:rPr>
        <w:t xml:space="preserve">specific case </w:t>
      </w:r>
      <w:r w:rsidR="005E70CD">
        <w:rPr>
          <w:sz w:val="22"/>
          <w:szCs w:val="22"/>
        </w:rPr>
        <w:t>(</w:t>
      </w:r>
      <w:proofErr w:type="spellStart"/>
      <w:r w:rsidRPr="005E70CD">
        <w:rPr>
          <w:sz w:val="22"/>
          <w:szCs w:val="22"/>
        </w:rPr>
        <w:fldChar w:fldCharType="begin"/>
      </w:r>
      <w:r w:rsidRPr="005E70CD">
        <w:rPr>
          <w:sz w:val="22"/>
          <w:szCs w:val="22"/>
        </w:rPr>
        <w:instrText>HYPERLINK \l "_bookmark40"</w:instrText>
      </w:r>
      <w:r w:rsidRPr="005E70CD">
        <w:rPr>
          <w:sz w:val="22"/>
          <w:szCs w:val="22"/>
        </w:rPr>
      </w:r>
      <w:r w:rsidRPr="005E70CD">
        <w:rPr>
          <w:sz w:val="22"/>
          <w:szCs w:val="22"/>
        </w:rPr>
        <w:fldChar w:fldCharType="separate"/>
      </w:r>
      <w:r w:rsidRPr="005E70CD">
        <w:rPr>
          <w:color w:val="2F4F4F"/>
          <w:sz w:val="22"/>
          <w:szCs w:val="22"/>
        </w:rPr>
        <w:t>Twidwell</w:t>
      </w:r>
      <w:proofErr w:type="spellEnd"/>
      <w:r w:rsidRPr="005E70CD">
        <w:rPr>
          <w:color w:val="2F4F4F"/>
          <w:sz w:val="22"/>
          <w:szCs w:val="22"/>
        </w:rPr>
        <w:t xml:space="preserve"> et al.</w:t>
      </w:r>
      <w:r w:rsidRPr="005E70CD">
        <w:rPr>
          <w:color w:val="2F4F4F"/>
          <w:sz w:val="22"/>
          <w:szCs w:val="22"/>
        </w:rPr>
        <w:fldChar w:fldCharType="end"/>
      </w:r>
      <w:r w:rsidRPr="005E70CD">
        <w:rPr>
          <w:color w:val="2F4F4F"/>
          <w:sz w:val="22"/>
          <w:szCs w:val="22"/>
        </w:rPr>
        <w:t xml:space="preserve"> </w:t>
      </w:r>
      <w:r w:rsidRPr="005E70CD">
        <w:rPr>
          <w:sz w:val="22"/>
          <w:szCs w:val="22"/>
        </w:rPr>
        <w:t>[</w:t>
      </w:r>
      <w:hyperlink w:anchor="_bookmark40" w:history="1">
        <w:r w:rsidRPr="005E70CD">
          <w:rPr>
            <w:color w:val="2F4F4F"/>
            <w:sz w:val="22"/>
            <w:szCs w:val="22"/>
          </w:rPr>
          <w:t>2016</w:t>
        </w:r>
      </w:hyperlink>
      <w:r w:rsidRPr="005E70CD">
        <w:rPr>
          <w:sz w:val="22"/>
          <w:szCs w:val="22"/>
        </w:rPr>
        <w:t>]).</w:t>
      </w:r>
    </w:p>
    <w:p w14:paraId="291E0A1B" w14:textId="77777777" w:rsidR="00982EA8" w:rsidRDefault="00982EA8" w:rsidP="004F35AC">
      <w:pPr>
        <w:pStyle w:val="BodyText"/>
        <w:spacing w:line="480" w:lineRule="auto"/>
        <w:rPr>
          <w:sz w:val="16"/>
        </w:rPr>
      </w:pPr>
    </w:p>
    <w:p w14:paraId="4CB0B0F8" w14:textId="1DA38828" w:rsidR="00982EA8" w:rsidRPr="005E70CD" w:rsidRDefault="00000000" w:rsidP="004F35AC">
      <w:pPr>
        <w:pStyle w:val="BodyText"/>
        <w:spacing w:line="480" w:lineRule="auto"/>
        <w:ind w:left="106" w:right="38"/>
        <w:jc w:val="both"/>
        <w:rPr>
          <w:spacing w:val="40"/>
        </w:rPr>
      </w:pPr>
      <w:r w:rsidRPr="005E70CD">
        <w:rPr>
          <w:spacing w:val="-2"/>
          <w:sz w:val="22"/>
          <w:szCs w:val="22"/>
        </w:rPr>
        <w:t>In</w:t>
      </w:r>
      <w:r w:rsidRPr="005E70CD">
        <w:rPr>
          <w:spacing w:val="-6"/>
          <w:sz w:val="22"/>
          <w:szCs w:val="22"/>
        </w:rPr>
        <w:t xml:space="preserve"> </w:t>
      </w:r>
      <w:r w:rsidRPr="005E70CD">
        <w:rPr>
          <w:spacing w:val="-2"/>
          <w:sz w:val="22"/>
          <w:szCs w:val="22"/>
        </w:rPr>
        <w:t>addition</w:t>
      </w:r>
      <w:r w:rsidRPr="005E70CD">
        <w:rPr>
          <w:spacing w:val="-6"/>
          <w:sz w:val="22"/>
          <w:szCs w:val="22"/>
        </w:rPr>
        <w:t xml:space="preserve"> </w:t>
      </w:r>
      <w:r w:rsidRPr="005E70CD">
        <w:rPr>
          <w:spacing w:val="-2"/>
          <w:sz w:val="22"/>
          <w:szCs w:val="22"/>
        </w:rPr>
        <w:t>to</w:t>
      </w:r>
      <w:r w:rsidRPr="005E70CD">
        <w:rPr>
          <w:spacing w:val="-6"/>
          <w:sz w:val="22"/>
          <w:szCs w:val="22"/>
        </w:rPr>
        <w:t xml:space="preserve"> </w:t>
      </w:r>
      <w:r w:rsidRPr="005E70CD">
        <w:rPr>
          <w:spacing w:val="-2"/>
          <w:sz w:val="22"/>
          <w:szCs w:val="22"/>
        </w:rPr>
        <w:t>habitat</w:t>
      </w:r>
      <w:r w:rsidRPr="005E70CD">
        <w:rPr>
          <w:spacing w:val="-6"/>
          <w:sz w:val="22"/>
          <w:szCs w:val="22"/>
        </w:rPr>
        <w:t xml:space="preserve"> </w:t>
      </w:r>
      <w:r w:rsidRPr="005E70CD">
        <w:rPr>
          <w:spacing w:val="-2"/>
          <w:sz w:val="22"/>
          <w:szCs w:val="22"/>
        </w:rPr>
        <w:t>loss, juniper</w:t>
      </w:r>
      <w:r w:rsidRPr="005E70CD">
        <w:rPr>
          <w:spacing w:val="-6"/>
          <w:sz w:val="22"/>
          <w:szCs w:val="22"/>
        </w:rPr>
        <w:t xml:space="preserve"> </w:t>
      </w:r>
      <w:r w:rsidRPr="005E70CD">
        <w:rPr>
          <w:spacing w:val="-2"/>
          <w:sz w:val="22"/>
          <w:szCs w:val="22"/>
        </w:rPr>
        <w:t>afforestation</w:t>
      </w:r>
      <w:r w:rsidRPr="005E70CD">
        <w:rPr>
          <w:spacing w:val="-6"/>
          <w:sz w:val="22"/>
          <w:szCs w:val="22"/>
        </w:rPr>
        <w:t xml:space="preserve"> </w:t>
      </w:r>
      <w:r w:rsidRPr="005E70CD">
        <w:rPr>
          <w:spacing w:val="-2"/>
          <w:sz w:val="22"/>
          <w:szCs w:val="22"/>
        </w:rPr>
        <w:t>of</w:t>
      </w:r>
      <w:r w:rsidRPr="005E70CD">
        <w:rPr>
          <w:spacing w:val="-6"/>
          <w:sz w:val="22"/>
          <w:szCs w:val="22"/>
        </w:rPr>
        <w:t xml:space="preserve"> </w:t>
      </w:r>
      <w:r w:rsidRPr="005E70CD">
        <w:rPr>
          <w:spacing w:val="-2"/>
          <w:sz w:val="22"/>
          <w:szCs w:val="22"/>
        </w:rPr>
        <w:t xml:space="preserve">grasslands modifies nutrient cycling (e.g., nitrogen removal, </w:t>
      </w:r>
      <w:del w:id="34" w:author="Jacob Gellman" w:date="2022-12-14T23:01:00Z">
        <w:r w:rsidRPr="005E70CD" w:rsidDel="00BA7963">
          <w:rPr>
            <w:spacing w:val="-2"/>
            <w:sz w:val="22"/>
            <w:szCs w:val="22"/>
          </w:rPr>
          <w:delText>(</w:delText>
        </w:r>
      </w:del>
      <w:hyperlink w:anchor="_bookmark23" w:history="1">
        <w:r w:rsidRPr="005E70CD">
          <w:rPr>
            <w:color w:val="2F4F4F"/>
            <w:spacing w:val="-2"/>
            <w:sz w:val="22"/>
            <w:szCs w:val="22"/>
          </w:rPr>
          <w:t>Reisinger</w:t>
        </w:r>
      </w:hyperlink>
      <w:r w:rsidRPr="005E70CD">
        <w:rPr>
          <w:color w:val="2F4F4F"/>
          <w:spacing w:val="-2"/>
          <w:sz w:val="22"/>
          <w:szCs w:val="22"/>
        </w:rPr>
        <w:t xml:space="preserve"> </w:t>
      </w:r>
      <w:hyperlink w:anchor="_bookmark23" w:history="1">
        <w:r w:rsidRPr="005E70CD">
          <w:rPr>
            <w:color w:val="2F4F4F"/>
            <w:sz w:val="22"/>
            <w:szCs w:val="22"/>
          </w:rPr>
          <w:t>et</w:t>
        </w:r>
        <w:r w:rsidRPr="005E70CD">
          <w:rPr>
            <w:color w:val="2F4F4F"/>
            <w:spacing w:val="4"/>
            <w:sz w:val="22"/>
            <w:szCs w:val="22"/>
          </w:rPr>
          <w:t xml:space="preserve"> </w:t>
        </w:r>
        <w:r w:rsidRPr="005E70CD">
          <w:rPr>
            <w:color w:val="2F4F4F"/>
            <w:sz w:val="22"/>
            <w:szCs w:val="22"/>
          </w:rPr>
          <w:t>al.</w:t>
        </w:r>
      </w:hyperlink>
      <w:r w:rsidRPr="005E70CD">
        <w:rPr>
          <w:color w:val="2F4F4F"/>
          <w:spacing w:val="3"/>
          <w:sz w:val="22"/>
          <w:szCs w:val="22"/>
        </w:rPr>
        <w:t xml:space="preserve"> </w:t>
      </w:r>
      <w:r w:rsidRPr="005E70CD">
        <w:rPr>
          <w:sz w:val="22"/>
          <w:szCs w:val="22"/>
        </w:rPr>
        <w:t>[</w:t>
      </w:r>
      <w:hyperlink w:anchor="_bookmark23" w:history="1">
        <w:r w:rsidRPr="005E70CD">
          <w:rPr>
            <w:color w:val="2F4F4F"/>
            <w:sz w:val="22"/>
            <w:szCs w:val="22"/>
          </w:rPr>
          <w:t>2013</w:t>
        </w:r>
      </w:hyperlink>
      <w:r w:rsidRPr="005E70CD">
        <w:rPr>
          <w:sz w:val="22"/>
          <w:szCs w:val="22"/>
        </w:rPr>
        <w:t>])</w:t>
      </w:r>
      <w:r w:rsidRPr="005E70CD">
        <w:rPr>
          <w:spacing w:val="4"/>
          <w:sz w:val="22"/>
          <w:szCs w:val="22"/>
        </w:rPr>
        <w:t xml:space="preserve"> </w:t>
      </w:r>
      <w:r w:rsidRPr="005E70CD">
        <w:rPr>
          <w:sz w:val="22"/>
          <w:szCs w:val="22"/>
        </w:rPr>
        <w:t>and</w:t>
      </w:r>
      <w:r w:rsidRPr="005E70CD">
        <w:rPr>
          <w:spacing w:val="4"/>
          <w:sz w:val="22"/>
          <w:szCs w:val="22"/>
        </w:rPr>
        <w:t xml:space="preserve"> </w:t>
      </w:r>
      <w:r w:rsidRPr="005E70CD">
        <w:rPr>
          <w:sz w:val="22"/>
          <w:szCs w:val="22"/>
        </w:rPr>
        <w:t>ecosystem</w:t>
      </w:r>
      <w:r w:rsidRPr="005E70CD">
        <w:rPr>
          <w:spacing w:val="4"/>
          <w:sz w:val="22"/>
          <w:szCs w:val="22"/>
        </w:rPr>
        <w:t xml:space="preserve"> </w:t>
      </w:r>
      <w:r w:rsidRPr="005E70CD">
        <w:rPr>
          <w:sz w:val="22"/>
          <w:szCs w:val="22"/>
        </w:rPr>
        <w:t>carbon</w:t>
      </w:r>
      <w:r w:rsidRPr="005E70CD">
        <w:rPr>
          <w:spacing w:val="4"/>
          <w:sz w:val="22"/>
          <w:szCs w:val="22"/>
        </w:rPr>
        <w:t xml:space="preserve"> </w:t>
      </w:r>
      <w:r w:rsidRPr="005E70CD">
        <w:rPr>
          <w:sz w:val="22"/>
          <w:szCs w:val="22"/>
        </w:rPr>
        <w:t>storage.</w:t>
      </w:r>
      <w:r w:rsidRPr="005E70CD">
        <w:rPr>
          <w:spacing w:val="38"/>
          <w:sz w:val="22"/>
          <w:szCs w:val="22"/>
        </w:rPr>
        <w:t xml:space="preserve"> </w:t>
      </w:r>
      <w:r w:rsidRPr="005E70CD">
        <w:rPr>
          <w:sz w:val="22"/>
          <w:szCs w:val="22"/>
        </w:rPr>
        <w:t>Global</w:t>
      </w:r>
      <w:r w:rsidRPr="005E70CD">
        <w:rPr>
          <w:spacing w:val="4"/>
          <w:sz w:val="22"/>
          <w:szCs w:val="22"/>
        </w:rPr>
        <w:t xml:space="preserve"> </w:t>
      </w:r>
      <w:r w:rsidRPr="005E70CD">
        <w:rPr>
          <w:spacing w:val="-2"/>
          <w:sz w:val="22"/>
          <w:szCs w:val="22"/>
        </w:rPr>
        <w:t>grass</w:t>
      </w:r>
      <w:r w:rsidR="005E70CD">
        <w:rPr>
          <w:spacing w:val="-2"/>
          <w:sz w:val="22"/>
          <w:szCs w:val="22"/>
        </w:rPr>
        <w:t>l</w:t>
      </w:r>
      <w:r w:rsidRPr="005E70CD">
        <w:rPr>
          <w:rFonts w:ascii="Times" w:hAnsi="Times"/>
        </w:rPr>
        <w:t>and</w:t>
      </w:r>
      <w:r w:rsidRPr="005E70CD">
        <w:rPr>
          <w:rFonts w:ascii="Times" w:hAnsi="Times"/>
          <w:spacing w:val="-17"/>
        </w:rPr>
        <w:t xml:space="preserve"> </w:t>
      </w:r>
      <w:r w:rsidRPr="005E70CD">
        <w:rPr>
          <w:rFonts w:ascii="Times" w:hAnsi="Times"/>
        </w:rPr>
        <w:t>soils</w:t>
      </w:r>
      <w:r w:rsidRPr="005E70CD">
        <w:rPr>
          <w:rFonts w:ascii="Times" w:hAnsi="Times"/>
          <w:spacing w:val="-17"/>
        </w:rPr>
        <w:t xml:space="preserve"> </w:t>
      </w:r>
      <w:r w:rsidRPr="005E70CD">
        <w:rPr>
          <w:rFonts w:ascii="Times" w:hAnsi="Times"/>
        </w:rPr>
        <w:t>store</w:t>
      </w:r>
      <w:r w:rsidRPr="005E70CD">
        <w:rPr>
          <w:rFonts w:ascii="Times" w:hAnsi="Times"/>
          <w:spacing w:val="-17"/>
        </w:rPr>
        <w:t xml:space="preserve"> </w:t>
      </w:r>
      <w:r w:rsidRPr="005E70CD">
        <w:rPr>
          <w:rFonts w:ascii="Times" w:hAnsi="Times"/>
        </w:rPr>
        <w:t>an</w:t>
      </w:r>
      <w:r w:rsidRPr="005E70CD">
        <w:rPr>
          <w:rFonts w:ascii="Times" w:hAnsi="Times"/>
          <w:spacing w:val="-17"/>
        </w:rPr>
        <w:t xml:space="preserve"> </w:t>
      </w:r>
      <w:r w:rsidRPr="005E70CD">
        <w:rPr>
          <w:rFonts w:ascii="Times" w:hAnsi="Times"/>
        </w:rPr>
        <w:t>estimated</w:t>
      </w:r>
      <w:r w:rsidRPr="005E70CD">
        <w:rPr>
          <w:rFonts w:ascii="Times" w:hAnsi="Times"/>
          <w:spacing w:val="-17"/>
        </w:rPr>
        <w:t xml:space="preserve"> </w:t>
      </w:r>
      <w:r w:rsidRPr="005E70CD">
        <w:rPr>
          <w:rFonts w:ascii="Times" w:hAnsi="Times"/>
        </w:rPr>
        <w:t>average</w:t>
      </w:r>
      <w:r w:rsidRPr="005E70CD">
        <w:rPr>
          <w:rFonts w:ascii="Times" w:hAnsi="Times"/>
          <w:spacing w:val="-17"/>
        </w:rPr>
        <w:t xml:space="preserve"> </w:t>
      </w:r>
      <w:r w:rsidRPr="005E70CD">
        <w:rPr>
          <w:rFonts w:ascii="Times" w:hAnsi="Times"/>
        </w:rPr>
        <w:t>331</w:t>
      </w:r>
      <w:r w:rsidRPr="005E70CD">
        <w:rPr>
          <w:rFonts w:ascii="Times" w:hAnsi="Times"/>
          <w:spacing w:val="-17"/>
        </w:rPr>
        <w:t xml:space="preserve"> </w:t>
      </w:r>
      <w:r w:rsidRPr="005E70CD">
        <w:rPr>
          <w:rFonts w:ascii="Times" w:hAnsi="Times"/>
        </w:rPr>
        <w:t>Mg</w:t>
      </w:r>
      <w:r w:rsidRPr="005E70CD">
        <w:rPr>
          <w:rFonts w:ascii="Times" w:hAnsi="Times"/>
          <w:spacing w:val="-17"/>
        </w:rPr>
        <w:t xml:space="preserve"> </w:t>
      </w:r>
      <w:r w:rsidRPr="005E70CD">
        <w:rPr>
          <w:rFonts w:ascii="Times" w:hAnsi="Times"/>
        </w:rPr>
        <w:t>C</w:t>
      </w:r>
      <w:r w:rsidRPr="005E70CD">
        <w:rPr>
          <w:rFonts w:ascii="Times" w:hAnsi="Times"/>
          <w:spacing w:val="-17"/>
        </w:rPr>
        <w:t xml:space="preserve"> </w:t>
      </w:r>
      <w:r w:rsidRPr="005E70CD">
        <w:rPr>
          <w:rFonts w:ascii="Times" w:hAnsi="Times"/>
          <w:i/>
        </w:rPr>
        <w:t>ha</w:t>
      </w:r>
      <w:r w:rsidRPr="005E70CD">
        <w:rPr>
          <w:rFonts w:ascii="Times" w:hAnsi="Times"/>
          <w:vertAlign w:val="superscript"/>
        </w:rPr>
        <w:t>−1</w:t>
      </w:r>
      <w:r w:rsidRPr="005E70CD">
        <w:rPr>
          <w:rFonts w:ascii="Times" w:hAnsi="Times"/>
          <w:spacing w:val="-13"/>
        </w:rPr>
        <w:t xml:space="preserve"> </w:t>
      </w:r>
      <w:r w:rsidRPr="005E70CD">
        <w:rPr>
          <w:rFonts w:ascii="Times" w:hAnsi="Times"/>
        </w:rPr>
        <w:t>(</w:t>
      </w:r>
      <w:hyperlink w:anchor="_bookmark30" w:history="1">
        <w:r w:rsidRPr="005E70CD">
          <w:rPr>
            <w:rFonts w:ascii="Times" w:hAnsi="Times"/>
            <w:color w:val="2F4F4F"/>
          </w:rPr>
          <w:t>Schlesinger</w:t>
        </w:r>
      </w:hyperlink>
      <w:r w:rsidR="00A97398">
        <w:t xml:space="preserve"> </w:t>
      </w:r>
      <w:r>
        <w:t>[</w:t>
      </w:r>
      <w:hyperlink w:anchor="_bookmark30" w:history="1">
        <w:r>
          <w:rPr>
            <w:color w:val="2F4F4F"/>
          </w:rPr>
          <w:t>1977</w:t>
        </w:r>
      </w:hyperlink>
      <w:r>
        <w:t>],</w:t>
      </w:r>
      <w:r>
        <w:rPr>
          <w:spacing w:val="35"/>
        </w:rPr>
        <w:t xml:space="preserve"> </w:t>
      </w:r>
      <w:hyperlink w:anchor="_bookmark4" w:history="1">
        <w:r>
          <w:rPr>
            <w:color w:val="2F4F4F"/>
          </w:rPr>
          <w:t>Conant</w:t>
        </w:r>
      </w:hyperlink>
      <w:r>
        <w:rPr>
          <w:color w:val="2F4F4F"/>
          <w:spacing w:val="35"/>
        </w:rPr>
        <w:t xml:space="preserve"> </w:t>
      </w:r>
      <w:r>
        <w:t>[</w:t>
      </w:r>
      <w:hyperlink w:anchor="_bookmark4" w:history="1">
        <w:r>
          <w:rPr>
            <w:color w:val="2F4F4F"/>
          </w:rPr>
          <w:t>2011</w:t>
        </w:r>
      </w:hyperlink>
      <w:r>
        <w:t>])</w:t>
      </w:r>
      <w:r>
        <w:rPr>
          <w:spacing w:val="35"/>
        </w:rPr>
        <w:t xml:space="preserve"> </w:t>
      </w:r>
      <w:r>
        <w:t>while</w:t>
      </w:r>
      <w:r>
        <w:rPr>
          <w:spacing w:val="35"/>
        </w:rPr>
        <w:t xml:space="preserve"> </w:t>
      </w:r>
      <w:r>
        <w:t>forested</w:t>
      </w:r>
      <w:r>
        <w:rPr>
          <w:spacing w:val="35"/>
        </w:rPr>
        <w:t xml:space="preserve"> </w:t>
      </w:r>
      <w:r>
        <w:t>soils</w:t>
      </w:r>
      <w:r>
        <w:rPr>
          <w:spacing w:val="35"/>
        </w:rPr>
        <w:t xml:space="preserve"> </w:t>
      </w:r>
      <w:r>
        <w:t>store</w:t>
      </w:r>
      <w:r>
        <w:rPr>
          <w:spacing w:val="35"/>
        </w:rPr>
        <w:t xml:space="preserve"> </w:t>
      </w:r>
      <w:r>
        <w:t>an</w:t>
      </w:r>
      <w:r>
        <w:rPr>
          <w:spacing w:val="35"/>
        </w:rPr>
        <w:t xml:space="preserve"> </w:t>
      </w:r>
      <w:r>
        <w:t xml:space="preserve">estimated average 96 Mg C </w:t>
      </w:r>
      <w:r>
        <w:rPr>
          <w:rFonts w:ascii="Times New Roman" w:hAnsi="Times New Roman"/>
          <w:i/>
        </w:rPr>
        <w:t>ha</w:t>
      </w:r>
      <w:r>
        <w:rPr>
          <w:rFonts w:ascii="Times New Roman" w:hAnsi="Times New Roman"/>
          <w:vertAlign w:val="superscript"/>
        </w:rPr>
        <w:t>−1</w:t>
      </w:r>
      <w:r>
        <w:rPr>
          <w:rFonts w:ascii="Times New Roman" w:hAnsi="Times New Roman"/>
        </w:rPr>
        <w:t xml:space="preserve"> </w:t>
      </w:r>
      <w:r>
        <w:t>(</w:t>
      </w:r>
      <w:hyperlink w:anchor="_bookmark32" w:history="1">
        <w:r>
          <w:rPr>
            <w:color w:val="2F4F4F"/>
          </w:rPr>
          <w:t>Lal</w:t>
        </w:r>
      </w:hyperlink>
      <w:r>
        <w:rPr>
          <w:color w:val="2F4F4F"/>
        </w:rPr>
        <w:t xml:space="preserve"> </w:t>
      </w:r>
      <w:r>
        <w:t>[</w:t>
      </w:r>
      <w:hyperlink w:anchor="_bookmark32" w:history="1">
        <w:r>
          <w:rPr>
            <w:color w:val="2F4F4F"/>
          </w:rPr>
          <w:t>2005</w:t>
        </w:r>
      </w:hyperlink>
      <w:r>
        <w:t>]).</w:t>
      </w:r>
      <w:r>
        <w:rPr>
          <w:spacing w:val="40"/>
        </w:rPr>
        <w:t xml:space="preserve"> </w:t>
      </w:r>
      <w:r>
        <w:t>This could be attributed</w:t>
      </w:r>
      <w:r>
        <w:rPr>
          <w:spacing w:val="-9"/>
        </w:rPr>
        <w:t xml:space="preserve"> </w:t>
      </w:r>
      <w:r>
        <w:t>to</w:t>
      </w:r>
      <w:r>
        <w:rPr>
          <w:spacing w:val="-9"/>
        </w:rPr>
        <w:t xml:space="preserve"> </w:t>
      </w:r>
      <w:r>
        <w:t>grassland</w:t>
      </w:r>
      <w:r>
        <w:rPr>
          <w:spacing w:val="-9"/>
        </w:rPr>
        <w:t xml:space="preserve"> </w:t>
      </w:r>
      <w:r>
        <w:t>plants</w:t>
      </w:r>
      <w:r>
        <w:rPr>
          <w:spacing w:val="-9"/>
        </w:rPr>
        <w:t xml:space="preserve"> </w:t>
      </w:r>
      <w:r>
        <w:t>allocating</w:t>
      </w:r>
      <w:r>
        <w:rPr>
          <w:spacing w:val="-9"/>
        </w:rPr>
        <w:t xml:space="preserve"> </w:t>
      </w:r>
      <w:r>
        <w:t>a</w:t>
      </w:r>
      <w:r>
        <w:rPr>
          <w:spacing w:val="-9"/>
        </w:rPr>
        <w:t xml:space="preserve"> </w:t>
      </w:r>
      <w:r>
        <w:t>larger</w:t>
      </w:r>
      <w:r>
        <w:rPr>
          <w:spacing w:val="-9"/>
        </w:rPr>
        <w:t xml:space="preserve"> </w:t>
      </w:r>
      <w:r>
        <w:t>share</w:t>
      </w:r>
      <w:r>
        <w:rPr>
          <w:spacing w:val="-9"/>
        </w:rPr>
        <w:t xml:space="preserve"> </w:t>
      </w:r>
      <w:r>
        <w:t>of</w:t>
      </w:r>
      <w:r>
        <w:rPr>
          <w:spacing w:val="-9"/>
        </w:rPr>
        <w:t xml:space="preserve"> </w:t>
      </w:r>
      <w:r>
        <w:t>their annual production to the soil through root turnover and exudation</w:t>
      </w:r>
      <w:r>
        <w:rPr>
          <w:spacing w:val="-4"/>
        </w:rPr>
        <w:t xml:space="preserve"> </w:t>
      </w:r>
      <w:r>
        <w:t>(</w:t>
      </w:r>
      <w:r w:rsidR="005E70CD">
        <w:t xml:space="preserve">i.e., leaky roots; </w:t>
      </w:r>
      <w:hyperlink w:anchor="_bookmark31" w:history="1">
        <w:proofErr w:type="spellStart"/>
        <w:r>
          <w:rPr>
            <w:color w:val="2F4F4F"/>
          </w:rPr>
          <w:t>Kuzyakov</w:t>
        </w:r>
        <w:proofErr w:type="spellEnd"/>
        <w:r>
          <w:rPr>
            <w:color w:val="2F4F4F"/>
            <w:spacing w:val="-4"/>
          </w:rPr>
          <w:t xml:space="preserve"> </w:t>
        </w:r>
        <w:r>
          <w:rPr>
            <w:color w:val="2F4F4F"/>
          </w:rPr>
          <w:t>and</w:t>
        </w:r>
        <w:r>
          <w:rPr>
            <w:color w:val="2F4F4F"/>
            <w:spacing w:val="-4"/>
          </w:rPr>
          <w:t xml:space="preserve"> </w:t>
        </w:r>
        <w:proofErr w:type="spellStart"/>
        <w:r>
          <w:rPr>
            <w:color w:val="2F4F4F"/>
          </w:rPr>
          <w:t>Domanski</w:t>
        </w:r>
        <w:proofErr w:type="spellEnd"/>
      </w:hyperlink>
      <w:r>
        <w:rPr>
          <w:color w:val="2F4F4F"/>
          <w:spacing w:val="-4"/>
        </w:rPr>
        <w:t xml:space="preserve"> </w:t>
      </w:r>
      <w:r>
        <w:t>[</w:t>
      </w:r>
      <w:hyperlink w:anchor="_bookmark31" w:history="1">
        <w:r>
          <w:rPr>
            <w:color w:val="2F4F4F"/>
          </w:rPr>
          <w:t>2000</w:t>
        </w:r>
      </w:hyperlink>
      <w:r>
        <w:t>])</w:t>
      </w:r>
      <w:r>
        <w:rPr>
          <w:spacing w:val="-4"/>
        </w:rPr>
        <w:t xml:space="preserve"> </w:t>
      </w:r>
      <w:r>
        <w:t>and</w:t>
      </w:r>
      <w:r>
        <w:rPr>
          <w:spacing w:val="-4"/>
        </w:rPr>
        <w:t xml:space="preserve"> </w:t>
      </w:r>
      <w:r>
        <w:t>indirectly</w:t>
      </w:r>
      <w:r>
        <w:rPr>
          <w:spacing w:val="-4"/>
        </w:rPr>
        <w:t xml:space="preserve"> </w:t>
      </w:r>
      <w:r>
        <w:t xml:space="preserve">via </w:t>
      </w:r>
      <w:r>
        <w:rPr>
          <w:spacing w:val="-2"/>
        </w:rPr>
        <w:t>the</w:t>
      </w:r>
      <w:r>
        <w:rPr>
          <w:spacing w:val="-11"/>
        </w:rPr>
        <w:t xml:space="preserve"> </w:t>
      </w:r>
      <w:r>
        <w:rPr>
          <w:spacing w:val="-2"/>
        </w:rPr>
        <w:t>soil</w:t>
      </w:r>
      <w:r>
        <w:rPr>
          <w:spacing w:val="-11"/>
        </w:rPr>
        <w:t xml:space="preserve"> </w:t>
      </w:r>
      <w:r>
        <w:rPr>
          <w:spacing w:val="-2"/>
        </w:rPr>
        <w:t>surface</w:t>
      </w:r>
      <w:r>
        <w:rPr>
          <w:spacing w:val="-11"/>
        </w:rPr>
        <w:t xml:space="preserve"> </w:t>
      </w:r>
      <w:r>
        <w:rPr>
          <w:spacing w:val="-2"/>
        </w:rPr>
        <w:t>as</w:t>
      </w:r>
      <w:r>
        <w:rPr>
          <w:spacing w:val="-11"/>
        </w:rPr>
        <w:t xml:space="preserve"> </w:t>
      </w:r>
      <w:r>
        <w:rPr>
          <w:spacing w:val="-2"/>
        </w:rPr>
        <w:t>dead</w:t>
      </w:r>
      <w:r>
        <w:rPr>
          <w:spacing w:val="-11"/>
        </w:rPr>
        <w:t xml:space="preserve"> </w:t>
      </w:r>
      <w:r>
        <w:rPr>
          <w:spacing w:val="-2"/>
        </w:rPr>
        <w:t>plant</w:t>
      </w:r>
      <w:r>
        <w:rPr>
          <w:spacing w:val="-11"/>
        </w:rPr>
        <w:t xml:space="preserve"> </w:t>
      </w:r>
      <w:r>
        <w:rPr>
          <w:spacing w:val="-2"/>
        </w:rPr>
        <w:t>tissue</w:t>
      </w:r>
      <w:r>
        <w:rPr>
          <w:spacing w:val="-11"/>
        </w:rPr>
        <w:t xml:space="preserve"> </w:t>
      </w:r>
      <w:r>
        <w:rPr>
          <w:spacing w:val="-2"/>
        </w:rPr>
        <w:t>(</w:t>
      </w:r>
      <w:hyperlink w:anchor="_bookmark5" w:history="1">
        <w:r>
          <w:rPr>
            <w:color w:val="2F4F4F"/>
            <w:spacing w:val="-2"/>
          </w:rPr>
          <w:t>Chapin</w:t>
        </w:r>
      </w:hyperlink>
      <w:r>
        <w:rPr>
          <w:color w:val="2F4F4F"/>
          <w:spacing w:val="-11"/>
        </w:rPr>
        <w:t xml:space="preserve"> </w:t>
      </w:r>
      <w:r>
        <w:rPr>
          <w:spacing w:val="-2"/>
        </w:rPr>
        <w:t>[</w:t>
      </w:r>
      <w:hyperlink w:anchor="_bookmark5" w:history="1">
        <w:r>
          <w:rPr>
            <w:color w:val="2F4F4F"/>
            <w:spacing w:val="-2"/>
          </w:rPr>
          <w:t>1980</w:t>
        </w:r>
      </w:hyperlink>
      <w:r>
        <w:rPr>
          <w:spacing w:val="-2"/>
        </w:rPr>
        <w:t xml:space="preserve">], </w:t>
      </w:r>
      <w:hyperlink w:anchor="_bookmark43" w:history="1">
        <w:proofErr w:type="spellStart"/>
        <w:r>
          <w:rPr>
            <w:color w:val="2F4F4F"/>
          </w:rPr>
          <w:t>Vitousek</w:t>
        </w:r>
        <w:proofErr w:type="spellEnd"/>
      </w:hyperlink>
      <w:r>
        <w:rPr>
          <w:color w:val="2F4F4F"/>
        </w:rPr>
        <w:t xml:space="preserve"> </w:t>
      </w:r>
      <w:r>
        <w:t>[</w:t>
      </w:r>
      <w:hyperlink w:anchor="_bookmark43" w:history="1">
        <w:r>
          <w:rPr>
            <w:color w:val="2F4F4F"/>
          </w:rPr>
          <w:t>2004</w:t>
        </w:r>
      </w:hyperlink>
      <w:r>
        <w:t xml:space="preserve">], </w:t>
      </w:r>
      <w:hyperlink w:anchor="_bookmark34" w:history="1">
        <w:r>
          <w:rPr>
            <w:color w:val="2F4F4F"/>
          </w:rPr>
          <w:t>McKinley et al.</w:t>
        </w:r>
      </w:hyperlink>
      <w:r>
        <w:rPr>
          <w:color w:val="2F4F4F"/>
        </w:rPr>
        <w:t xml:space="preserve"> </w:t>
      </w:r>
      <w:r>
        <w:t>[</w:t>
      </w:r>
      <w:hyperlink w:anchor="_bookmark34" w:history="1">
        <w:r>
          <w:rPr>
            <w:color w:val="2F4F4F"/>
          </w:rPr>
          <w:t>2007</w:t>
        </w:r>
      </w:hyperlink>
      <w:r>
        <w:t>]). Junipers, by contrast, store much of their carbon in perennial aboveground biomass</w:t>
      </w:r>
      <w:r>
        <w:rPr>
          <w:spacing w:val="-12"/>
        </w:rPr>
        <w:t xml:space="preserve"> </w:t>
      </w:r>
      <w:r>
        <w:t>(</w:t>
      </w:r>
      <w:hyperlink w:anchor="_bookmark50" w:history="1">
        <w:r>
          <w:rPr>
            <w:color w:val="2F4F4F"/>
          </w:rPr>
          <w:t>Norris</w:t>
        </w:r>
        <w:r>
          <w:rPr>
            <w:color w:val="2F4F4F"/>
            <w:spacing w:val="-12"/>
          </w:rPr>
          <w:t xml:space="preserve"> </w:t>
        </w:r>
        <w:r>
          <w:rPr>
            <w:color w:val="2F4F4F"/>
          </w:rPr>
          <w:t>et</w:t>
        </w:r>
        <w:r>
          <w:rPr>
            <w:color w:val="2F4F4F"/>
            <w:spacing w:val="-12"/>
          </w:rPr>
          <w:t xml:space="preserve"> </w:t>
        </w:r>
        <w:r>
          <w:rPr>
            <w:color w:val="2F4F4F"/>
          </w:rPr>
          <w:t>al.</w:t>
        </w:r>
      </w:hyperlink>
      <w:r>
        <w:rPr>
          <w:color w:val="2F4F4F"/>
          <w:spacing w:val="-12"/>
        </w:rPr>
        <w:t xml:space="preserve"> </w:t>
      </w:r>
      <w:r>
        <w:t>[</w:t>
      </w:r>
      <w:hyperlink w:anchor="_bookmark50" w:history="1">
        <w:r>
          <w:rPr>
            <w:color w:val="2F4F4F"/>
          </w:rPr>
          <w:t>2007</w:t>
        </w:r>
      </w:hyperlink>
      <w:r>
        <w:t>],</w:t>
      </w:r>
      <w:r>
        <w:rPr>
          <w:spacing w:val="-12"/>
        </w:rPr>
        <w:t xml:space="preserve"> </w:t>
      </w:r>
      <w:hyperlink w:anchor="_bookmark34" w:history="1">
        <w:r>
          <w:rPr>
            <w:color w:val="2F4F4F"/>
          </w:rPr>
          <w:t>McKinley</w:t>
        </w:r>
        <w:r>
          <w:rPr>
            <w:color w:val="2F4F4F"/>
            <w:spacing w:val="-12"/>
          </w:rPr>
          <w:t xml:space="preserve"> </w:t>
        </w:r>
        <w:r>
          <w:rPr>
            <w:color w:val="2F4F4F"/>
          </w:rPr>
          <w:t>et</w:t>
        </w:r>
        <w:r>
          <w:rPr>
            <w:color w:val="2F4F4F"/>
            <w:spacing w:val="-12"/>
          </w:rPr>
          <w:t xml:space="preserve"> </w:t>
        </w:r>
        <w:r>
          <w:rPr>
            <w:color w:val="2F4F4F"/>
          </w:rPr>
          <w:t>al.</w:t>
        </w:r>
      </w:hyperlink>
      <w:r>
        <w:rPr>
          <w:color w:val="2F4F4F"/>
          <w:spacing w:val="-12"/>
        </w:rPr>
        <w:t xml:space="preserve"> </w:t>
      </w:r>
      <w:r>
        <w:t>[</w:t>
      </w:r>
      <w:hyperlink w:anchor="_bookmark34" w:history="1">
        <w:r>
          <w:rPr>
            <w:color w:val="2F4F4F"/>
          </w:rPr>
          <w:t>2007</w:t>
        </w:r>
      </w:hyperlink>
      <w:r>
        <w:t>],</w:t>
      </w:r>
      <w:r>
        <w:rPr>
          <w:spacing w:val="-12"/>
        </w:rPr>
        <w:t xml:space="preserve"> </w:t>
      </w:r>
      <w:hyperlink w:anchor="_bookmark35" w:history="1">
        <w:proofErr w:type="spellStart"/>
        <w:r>
          <w:rPr>
            <w:color w:val="2F4F4F"/>
          </w:rPr>
          <w:t>Mckin</w:t>
        </w:r>
      </w:hyperlink>
      <w:hyperlink w:anchor="_bookmark35" w:history="1">
        <w:r>
          <w:rPr>
            <w:color w:val="2F4F4F"/>
          </w:rPr>
          <w:t>ley</w:t>
        </w:r>
        <w:proofErr w:type="spellEnd"/>
        <w:r>
          <w:rPr>
            <w:color w:val="2F4F4F"/>
          </w:rPr>
          <w:t xml:space="preserve"> et al.</w:t>
        </w:r>
      </w:hyperlink>
      <w:r>
        <w:rPr>
          <w:color w:val="2F4F4F"/>
        </w:rPr>
        <w:t xml:space="preserve"> </w:t>
      </w:r>
      <w:r>
        <w:t>[</w:t>
      </w:r>
      <w:hyperlink w:anchor="_bookmark35" w:history="1">
        <w:r>
          <w:rPr>
            <w:color w:val="2F4F4F"/>
          </w:rPr>
          <w:t>2011</w:t>
        </w:r>
      </w:hyperlink>
      <w:r>
        <w:t xml:space="preserve">], </w:t>
      </w:r>
      <w:hyperlink w:anchor="_bookmark6" w:history="1">
        <w:r>
          <w:rPr>
            <w:color w:val="2F4F4F"/>
          </w:rPr>
          <w:t>Busch and Presley</w:t>
        </w:r>
      </w:hyperlink>
      <w:r>
        <w:rPr>
          <w:color w:val="2F4F4F"/>
        </w:rPr>
        <w:t xml:space="preserve"> </w:t>
      </w:r>
      <w:r>
        <w:t>[</w:t>
      </w:r>
      <w:hyperlink w:anchor="_bookmark6" w:history="1">
        <w:r>
          <w:rPr>
            <w:color w:val="2F4F4F"/>
          </w:rPr>
          <w:t>2014</w:t>
        </w:r>
      </w:hyperlink>
      <w:r>
        <w:t xml:space="preserve">], </w:t>
      </w:r>
      <w:hyperlink w:anchor="_bookmark39" w:history="1">
        <w:r>
          <w:rPr>
            <w:color w:val="2F4F4F"/>
          </w:rPr>
          <w:t>Mellor et al.</w:t>
        </w:r>
      </w:hyperlink>
      <w:r>
        <w:rPr>
          <w:color w:val="2F4F4F"/>
          <w:spacing w:val="40"/>
        </w:rPr>
        <w:t xml:space="preserve"> </w:t>
      </w:r>
      <w:r>
        <w:t>[</w:t>
      </w:r>
      <w:hyperlink w:anchor="_bookmark39" w:history="1">
        <w:r>
          <w:rPr>
            <w:color w:val="2F4F4F"/>
          </w:rPr>
          <w:t>2013</w:t>
        </w:r>
      </w:hyperlink>
      <w:r>
        <w:t>]).</w:t>
      </w:r>
      <w:r>
        <w:rPr>
          <w:spacing w:val="40"/>
        </w:rPr>
        <w:t xml:space="preserve"> </w:t>
      </w:r>
      <w:r>
        <w:t xml:space="preserve">In a fifty year old juniper stand in the </w:t>
      </w:r>
      <w:r w:rsidR="005E70CD">
        <w:t xml:space="preserve">U.S. Great Plains </w:t>
      </w:r>
      <w:r>
        <w:t>Flint Hills</w:t>
      </w:r>
      <w:r w:rsidR="005E70CD">
        <w:t>,</w:t>
      </w:r>
      <w:r>
        <w:t xml:space="preserve"> aboveground carbon (C) was reported to contain roughly 64,090 </w:t>
      </w:r>
      <w:commentRangeStart w:id="35"/>
      <w:r>
        <w:t>kg</w:t>
      </w:r>
      <w:commentRangeEnd w:id="35"/>
      <w:r w:rsidR="000B763F">
        <w:rPr>
          <w:rStyle w:val="CommentReference"/>
        </w:rPr>
        <w:commentReference w:id="35"/>
      </w:r>
      <w:r>
        <w:t xml:space="preserve"> C </w:t>
      </w:r>
      <w:r>
        <w:rPr>
          <w:rFonts w:ascii="Times New Roman" w:hAnsi="Times New Roman"/>
          <w:i/>
        </w:rPr>
        <w:t>ha</w:t>
      </w:r>
      <w:r w:rsidRPr="004F35AC">
        <w:rPr>
          <w:rFonts w:ascii="Times New Roman" w:hAnsi="Times New Roman"/>
          <w:vertAlign w:val="superscript"/>
        </w:rPr>
        <w:t>−1</w:t>
      </w:r>
      <w:r>
        <w:rPr>
          <w:rFonts w:ascii="Times New Roman" w:hAnsi="Times New Roman"/>
        </w:rPr>
        <w:t xml:space="preserve"> </w:t>
      </w:r>
      <w:r>
        <w:t>with 52 percent of that total ecosystem carbon stored belowground (i.e., in the soil) (</w:t>
      </w:r>
      <w:hyperlink w:anchor="_bookmark48" w:history="1">
        <w:r>
          <w:rPr>
            <w:color w:val="2F4F4F"/>
          </w:rPr>
          <w:t>Norris et al.</w:t>
        </w:r>
      </w:hyperlink>
      <w:r>
        <w:rPr>
          <w:color w:val="2F4F4F"/>
        </w:rPr>
        <w:t xml:space="preserve"> </w:t>
      </w:r>
      <w:r>
        <w:t>[</w:t>
      </w:r>
      <w:hyperlink w:anchor="_bookmark48" w:history="1">
        <w:r>
          <w:rPr>
            <w:color w:val="2F4F4F"/>
          </w:rPr>
          <w:t>2001a</w:t>
        </w:r>
      </w:hyperlink>
      <w:r>
        <w:t>,</w:t>
      </w:r>
      <w:hyperlink w:anchor="_bookmark49" w:history="1">
        <w:r>
          <w:rPr>
            <w:color w:val="2F4F4F"/>
          </w:rPr>
          <w:t>b</w:t>
        </w:r>
      </w:hyperlink>
      <w:r>
        <w:t xml:space="preserve">], </w:t>
      </w:r>
      <w:hyperlink w:anchor="_bookmark34" w:history="1">
        <w:r>
          <w:rPr>
            <w:color w:val="2F4F4F"/>
          </w:rPr>
          <w:t>McKinley et al.</w:t>
        </w:r>
      </w:hyperlink>
      <w:r>
        <w:rPr>
          <w:color w:val="2F4F4F"/>
        </w:rPr>
        <w:t xml:space="preserve"> </w:t>
      </w:r>
      <w:r>
        <w:t>[</w:t>
      </w:r>
      <w:hyperlink w:anchor="_bookmark34" w:history="1">
        <w:r>
          <w:rPr>
            <w:color w:val="2F4F4F"/>
          </w:rPr>
          <w:t>2007</w:t>
        </w:r>
      </w:hyperlink>
      <w:r>
        <w:t>]).</w:t>
      </w:r>
      <w:r>
        <w:rPr>
          <w:spacing w:val="40"/>
        </w:rPr>
        <w:t xml:space="preserve"> </w:t>
      </w:r>
      <w:r>
        <w:t>By contrast,</w:t>
      </w:r>
      <w:r>
        <w:rPr>
          <w:spacing w:val="-1"/>
        </w:rPr>
        <w:t xml:space="preserve"> </w:t>
      </w:r>
      <w:r>
        <w:t>an</w:t>
      </w:r>
      <w:r>
        <w:rPr>
          <w:spacing w:val="-3"/>
        </w:rPr>
        <w:t xml:space="preserve"> </w:t>
      </w:r>
      <w:r>
        <w:t>adjacent</w:t>
      </w:r>
      <w:r>
        <w:rPr>
          <w:spacing w:val="-3"/>
        </w:rPr>
        <w:t xml:space="preserve"> </w:t>
      </w:r>
      <w:r>
        <w:t>native</w:t>
      </w:r>
      <w:r>
        <w:rPr>
          <w:spacing w:val="-2"/>
        </w:rPr>
        <w:t xml:space="preserve"> </w:t>
      </w:r>
      <w:r>
        <w:t>grassland</w:t>
      </w:r>
      <w:r>
        <w:rPr>
          <w:spacing w:val="-3"/>
        </w:rPr>
        <w:t xml:space="preserve"> </w:t>
      </w:r>
      <w:r>
        <w:t>held</w:t>
      </w:r>
      <w:r>
        <w:rPr>
          <w:spacing w:val="-3"/>
        </w:rPr>
        <w:t xml:space="preserve"> </w:t>
      </w:r>
      <w:r>
        <w:t>an</w:t>
      </w:r>
      <w:r>
        <w:rPr>
          <w:spacing w:val="-3"/>
        </w:rPr>
        <w:t xml:space="preserve"> </w:t>
      </w:r>
      <w:r>
        <w:t>estimated</w:t>
      </w:r>
      <w:r>
        <w:rPr>
          <w:spacing w:val="-3"/>
        </w:rPr>
        <w:t xml:space="preserve"> </w:t>
      </w:r>
      <w:r>
        <w:t>1660</w:t>
      </w:r>
      <w:r>
        <w:rPr>
          <w:spacing w:val="-3"/>
        </w:rPr>
        <w:t xml:space="preserve"> </w:t>
      </w:r>
      <w:r>
        <w:t xml:space="preserve">kg aboveground C </w:t>
      </w:r>
      <w:r>
        <w:rPr>
          <w:rFonts w:ascii="Times New Roman" w:hAnsi="Times New Roman"/>
          <w:i/>
        </w:rPr>
        <w:t>ha</w:t>
      </w:r>
      <w:r>
        <w:rPr>
          <w:rFonts w:ascii="Times New Roman" w:hAnsi="Times New Roman"/>
          <w:vertAlign w:val="superscript"/>
        </w:rPr>
        <w:t>−</w:t>
      </w:r>
      <w:r w:rsidRPr="004F35AC">
        <w:rPr>
          <w:rFonts w:ascii="Times New Roman" w:hAnsi="Times New Roman"/>
          <w:vertAlign w:val="superscript"/>
        </w:rPr>
        <w:t>1</w:t>
      </w:r>
      <w:r>
        <w:rPr>
          <w:rFonts w:ascii="Times New Roman" w:hAnsi="Times New Roman"/>
        </w:rPr>
        <w:t xml:space="preserve"> </w:t>
      </w:r>
      <w:r>
        <w:t>at peak growing season, but</w:t>
      </w:r>
      <w:r w:rsidR="004F35AC">
        <w:t xml:space="preserve"> had</w:t>
      </w:r>
      <w:r>
        <w:t xml:space="preserve"> 96 percent of that total C stored belowground (</w:t>
      </w:r>
      <w:hyperlink w:anchor="_bookmark29" w:history="1">
        <w:r>
          <w:rPr>
            <w:color w:val="2F4F4F"/>
          </w:rPr>
          <w:t>Knapp</w:t>
        </w:r>
      </w:hyperlink>
      <w:r>
        <w:rPr>
          <w:color w:val="2F4F4F"/>
          <w:spacing w:val="80"/>
        </w:rPr>
        <w:t xml:space="preserve"> </w:t>
      </w:r>
      <w:hyperlink w:anchor="_bookmark29" w:history="1">
        <w:r>
          <w:rPr>
            <w:color w:val="2F4F4F"/>
          </w:rPr>
          <w:t>et al.</w:t>
        </w:r>
      </w:hyperlink>
      <w:r>
        <w:rPr>
          <w:color w:val="2F4F4F"/>
        </w:rPr>
        <w:t xml:space="preserve"> </w:t>
      </w:r>
      <w:r>
        <w:t>[</w:t>
      </w:r>
      <w:hyperlink w:anchor="_bookmark29" w:history="1">
        <w:r>
          <w:rPr>
            <w:color w:val="2F4F4F"/>
          </w:rPr>
          <w:t>1998</w:t>
        </w:r>
      </w:hyperlink>
      <w:r>
        <w:t>])</w:t>
      </w:r>
      <w:commentRangeStart w:id="36"/>
      <w:r>
        <w:t>.</w:t>
      </w:r>
      <w:commentRangeEnd w:id="36"/>
      <w:r w:rsidR="00BA7963">
        <w:rPr>
          <w:rStyle w:val="CommentReference"/>
        </w:rPr>
        <w:commentReference w:id="36"/>
      </w:r>
    </w:p>
    <w:p w14:paraId="3181F3A2" w14:textId="77777777" w:rsidR="00982EA8" w:rsidRDefault="00982EA8" w:rsidP="00BB7A42">
      <w:pPr>
        <w:pStyle w:val="BodyText"/>
        <w:spacing w:line="480" w:lineRule="auto"/>
        <w:rPr>
          <w:sz w:val="15"/>
        </w:rPr>
      </w:pPr>
    </w:p>
    <w:p w14:paraId="3837965A" w14:textId="79A33407" w:rsidR="004F35AC" w:rsidRPr="00BB7A42" w:rsidRDefault="00000000" w:rsidP="00BB7A42">
      <w:pPr>
        <w:pStyle w:val="BodyText"/>
        <w:spacing w:line="480" w:lineRule="auto"/>
        <w:ind w:left="106" w:right="38"/>
        <w:jc w:val="both"/>
        <w:rPr>
          <w:rFonts w:ascii="Times" w:hAnsi="Times"/>
          <w:spacing w:val="-4"/>
        </w:rPr>
      </w:pPr>
      <w:r>
        <w:t>Whether afforestation alter</w:t>
      </w:r>
      <w:r w:rsidR="004F35AC">
        <w:t>s the intrinsic capacity of the soil to store carbon is</w:t>
      </w:r>
      <w:r>
        <w:t xml:space="preserve"> less understood</w:t>
      </w:r>
      <w:r w:rsidR="004F35AC">
        <w:t xml:space="preserve">, but essential from an offset generation perspective: if afforestation carbon shifts aboveground where </w:t>
      </w:r>
      <w:del w:id="37" w:author="Jacob Gellman" w:date="2022-12-14T23:03:00Z">
        <w:r w:rsidR="004F35AC" w:rsidDel="00BA7963">
          <w:delText xml:space="preserve">it’s </w:delText>
        </w:r>
      </w:del>
      <w:ins w:id="38" w:author="Jacob Gellman" w:date="2022-12-14T23:03:00Z">
        <w:r w:rsidR="00BA7963">
          <w:t xml:space="preserve">it is </w:t>
        </w:r>
      </w:ins>
      <w:r w:rsidR="004F35AC">
        <w:t>vulnerable to fire and simultaneously reduces soil carbon storage, the effect could be a net loss of ecosystem carbon</w:t>
      </w:r>
      <w:ins w:id="39" w:author="Jacob Gellman" w:date="2022-12-14T23:09:00Z">
        <w:r w:rsidR="00CA7A38">
          <w:t>, depending on the probability of tree loss to wildfire</w:t>
        </w:r>
      </w:ins>
      <w:r>
        <w:t>.</w:t>
      </w:r>
      <w:r>
        <w:rPr>
          <w:spacing w:val="40"/>
        </w:rPr>
        <w:t xml:space="preserve"> </w:t>
      </w:r>
      <w:r w:rsidR="00BB7A42">
        <w:t>Soil C storage</w:t>
      </w:r>
      <w:r w:rsidR="00BB7A42">
        <w:rPr>
          <w:spacing w:val="-3"/>
        </w:rPr>
        <w:t xml:space="preserve"> </w:t>
      </w:r>
      <w:r w:rsidR="00BB7A42">
        <w:t>equilibrium is</w:t>
      </w:r>
      <w:r w:rsidR="00BB7A42">
        <w:rPr>
          <w:spacing w:val="-2"/>
        </w:rPr>
        <w:t xml:space="preserve"> </w:t>
      </w:r>
      <w:r w:rsidR="00BB7A42">
        <w:t>understood</w:t>
      </w:r>
      <w:r w:rsidR="00BB7A42">
        <w:rPr>
          <w:spacing w:val="-2"/>
        </w:rPr>
        <w:t xml:space="preserve"> </w:t>
      </w:r>
      <w:r w:rsidR="00BB7A42">
        <w:t>to</w:t>
      </w:r>
      <w:r w:rsidR="00BB7A42">
        <w:rPr>
          <w:spacing w:val="-2"/>
        </w:rPr>
        <w:t xml:space="preserve"> </w:t>
      </w:r>
      <w:r w:rsidR="00BB7A42">
        <w:t>be</w:t>
      </w:r>
      <w:r w:rsidR="00BB7A42">
        <w:rPr>
          <w:spacing w:val="-2"/>
        </w:rPr>
        <w:t xml:space="preserve"> </w:t>
      </w:r>
      <w:r w:rsidR="00BB7A42">
        <w:t>the</w:t>
      </w:r>
      <w:r w:rsidR="00BB7A42">
        <w:rPr>
          <w:spacing w:val="-2"/>
        </w:rPr>
        <w:t xml:space="preserve"> </w:t>
      </w:r>
      <w:r w:rsidR="00BB7A42">
        <w:t>result</w:t>
      </w:r>
      <w:r w:rsidR="00BB7A42">
        <w:rPr>
          <w:spacing w:val="-2"/>
        </w:rPr>
        <w:t xml:space="preserve"> </w:t>
      </w:r>
      <w:r w:rsidR="00BB7A42">
        <w:t>of</w:t>
      </w:r>
      <w:r w:rsidR="00BB7A42">
        <w:rPr>
          <w:spacing w:val="-2"/>
        </w:rPr>
        <w:t xml:space="preserve"> </w:t>
      </w:r>
      <w:r w:rsidR="00BB7A42">
        <w:t>physico-chemical</w:t>
      </w:r>
      <w:r w:rsidR="00BB7A42">
        <w:rPr>
          <w:spacing w:val="-2"/>
        </w:rPr>
        <w:t xml:space="preserve"> </w:t>
      </w:r>
      <w:r w:rsidR="00BB7A42">
        <w:t>ad</w:t>
      </w:r>
      <w:r w:rsidR="00BB7A42">
        <w:rPr>
          <w:spacing w:val="-2"/>
        </w:rPr>
        <w:t>sorption</w:t>
      </w:r>
      <w:r w:rsidR="00BB7A42">
        <w:rPr>
          <w:spacing w:val="-8"/>
        </w:rPr>
        <w:t xml:space="preserve"> </w:t>
      </w:r>
      <w:r w:rsidR="00BB7A42">
        <w:rPr>
          <w:spacing w:val="-2"/>
        </w:rPr>
        <w:t>of</w:t>
      </w:r>
      <w:r w:rsidR="00BB7A42">
        <w:rPr>
          <w:spacing w:val="-8"/>
        </w:rPr>
        <w:t xml:space="preserve"> </w:t>
      </w:r>
      <w:r w:rsidR="00BB7A42">
        <w:rPr>
          <w:spacing w:val="-2"/>
        </w:rPr>
        <w:t>C</w:t>
      </w:r>
      <w:r w:rsidR="00BB7A42">
        <w:rPr>
          <w:spacing w:val="-8"/>
        </w:rPr>
        <w:t xml:space="preserve"> </w:t>
      </w:r>
      <w:r w:rsidR="00BB7A42">
        <w:rPr>
          <w:spacing w:val="-2"/>
        </w:rPr>
        <w:t>to</w:t>
      </w:r>
      <w:r w:rsidR="00BB7A42">
        <w:rPr>
          <w:spacing w:val="-8"/>
        </w:rPr>
        <w:t xml:space="preserve"> </w:t>
      </w:r>
      <w:r w:rsidR="00BB7A42">
        <w:rPr>
          <w:spacing w:val="-2"/>
        </w:rPr>
        <w:t>soil mineral</w:t>
      </w:r>
      <w:r w:rsidR="00BB7A42">
        <w:rPr>
          <w:spacing w:val="-8"/>
        </w:rPr>
        <w:t xml:space="preserve"> </w:t>
      </w:r>
      <w:r w:rsidR="00BB7A42">
        <w:rPr>
          <w:spacing w:val="-2"/>
        </w:rPr>
        <w:t>surfaces</w:t>
      </w:r>
      <w:r w:rsidR="00BB7A42">
        <w:rPr>
          <w:spacing w:val="-8"/>
        </w:rPr>
        <w:t xml:space="preserve"> (</w:t>
      </w:r>
      <w:proofErr w:type="spellStart"/>
      <w:r w:rsidR="00BB7A42">
        <w:fldChar w:fldCharType="begin"/>
      </w:r>
      <w:r w:rsidR="00BB7A42">
        <w:instrText>HYPERLINK \l "_bookmark21"</w:instrText>
      </w:r>
      <w:r w:rsidR="00BB7A42">
        <w:fldChar w:fldCharType="separate"/>
      </w:r>
      <w:r w:rsidR="00BB7A42">
        <w:rPr>
          <w:color w:val="2F4F4F"/>
          <w:spacing w:val="-2"/>
        </w:rPr>
        <w:t>Hassink</w:t>
      </w:r>
      <w:proofErr w:type="spellEnd"/>
      <w:r w:rsidR="00BB7A42">
        <w:rPr>
          <w:color w:val="2F4F4F"/>
          <w:spacing w:val="-8"/>
        </w:rPr>
        <w:t xml:space="preserve"> </w:t>
      </w:r>
      <w:r w:rsidR="00BB7A42">
        <w:rPr>
          <w:color w:val="2F4F4F"/>
          <w:spacing w:val="-2"/>
        </w:rPr>
        <w:lastRenderedPageBreak/>
        <w:t>and</w:t>
      </w:r>
      <w:r w:rsidR="00BB7A42">
        <w:rPr>
          <w:color w:val="2F4F4F"/>
          <w:spacing w:val="-8"/>
        </w:rPr>
        <w:t xml:space="preserve"> </w:t>
      </w:r>
      <w:r w:rsidR="00BB7A42">
        <w:rPr>
          <w:color w:val="2F4F4F"/>
          <w:spacing w:val="-2"/>
        </w:rPr>
        <w:t>Whitmore</w:t>
      </w:r>
      <w:r w:rsidR="00BB7A42">
        <w:rPr>
          <w:color w:val="2F4F4F"/>
          <w:spacing w:val="-2"/>
        </w:rPr>
        <w:fldChar w:fldCharType="end"/>
      </w:r>
      <w:r w:rsidR="00BB7A42">
        <w:rPr>
          <w:color w:val="2F4F4F"/>
          <w:spacing w:val="-8"/>
        </w:rPr>
        <w:t xml:space="preserve"> </w:t>
      </w:r>
      <w:r w:rsidR="00BB7A42">
        <w:rPr>
          <w:spacing w:val="-2"/>
        </w:rPr>
        <w:t>[</w:t>
      </w:r>
      <w:hyperlink w:anchor="_bookmark21" w:history="1">
        <w:r w:rsidR="00BB7A42">
          <w:rPr>
            <w:color w:val="2F4F4F"/>
            <w:spacing w:val="-2"/>
          </w:rPr>
          <w:t>1997</w:t>
        </w:r>
      </w:hyperlink>
      <w:r w:rsidR="00BB7A42">
        <w:rPr>
          <w:spacing w:val="-2"/>
        </w:rPr>
        <w:t xml:space="preserve">]), </w:t>
      </w:r>
      <w:r w:rsidR="00BB7A42">
        <w:t>physical</w:t>
      </w:r>
      <w:r w:rsidR="00BB7A42">
        <w:rPr>
          <w:spacing w:val="17"/>
        </w:rPr>
        <w:t xml:space="preserve"> </w:t>
      </w:r>
      <w:r w:rsidR="00BB7A42">
        <w:t>protection</w:t>
      </w:r>
      <w:r w:rsidR="00BB7A42">
        <w:rPr>
          <w:spacing w:val="17"/>
        </w:rPr>
        <w:t xml:space="preserve"> </w:t>
      </w:r>
      <w:r w:rsidR="00BB7A42">
        <w:t>of</w:t>
      </w:r>
      <w:r w:rsidR="00BB7A42">
        <w:rPr>
          <w:spacing w:val="18"/>
        </w:rPr>
        <w:t xml:space="preserve"> </w:t>
      </w:r>
      <w:r w:rsidR="00BB7A42">
        <w:t>C</w:t>
      </w:r>
      <w:r w:rsidR="00BB7A42">
        <w:rPr>
          <w:spacing w:val="17"/>
        </w:rPr>
        <w:t xml:space="preserve"> </w:t>
      </w:r>
      <w:r w:rsidR="00BB7A42">
        <w:t>in</w:t>
      </w:r>
      <w:r w:rsidR="00BB7A42">
        <w:rPr>
          <w:spacing w:val="17"/>
        </w:rPr>
        <w:t xml:space="preserve"> </w:t>
      </w:r>
      <w:r w:rsidR="00BB7A42">
        <w:t>soil</w:t>
      </w:r>
      <w:r w:rsidR="00BB7A42">
        <w:rPr>
          <w:spacing w:val="18"/>
        </w:rPr>
        <w:t xml:space="preserve"> </w:t>
      </w:r>
      <w:r w:rsidR="00BB7A42">
        <w:t>aggregates,</w:t>
      </w:r>
      <w:r w:rsidR="00BB7A42">
        <w:rPr>
          <w:spacing w:val="22"/>
        </w:rPr>
        <w:t xml:space="preserve"> </w:t>
      </w:r>
      <w:r w:rsidR="00BB7A42">
        <w:t>the</w:t>
      </w:r>
      <w:r w:rsidR="00BB7A42">
        <w:rPr>
          <w:spacing w:val="18"/>
        </w:rPr>
        <w:t xml:space="preserve"> </w:t>
      </w:r>
      <w:r w:rsidR="00BB7A42">
        <w:rPr>
          <w:spacing w:val="-2"/>
        </w:rPr>
        <w:t xml:space="preserve">biochemical </w:t>
      </w:r>
      <w:r w:rsidR="00BB7A42">
        <w:t xml:space="preserve">complexity of the C molecules themselves, </w:t>
      </w:r>
      <w:r w:rsidR="00BB7A42">
        <w:rPr>
          <w:spacing w:val="-2"/>
        </w:rPr>
        <w:t>and</w:t>
      </w:r>
      <w:r w:rsidR="00BB7A42">
        <w:rPr>
          <w:spacing w:val="-8"/>
        </w:rPr>
        <w:t xml:space="preserve"> </w:t>
      </w:r>
      <w:r w:rsidR="00BB7A42">
        <w:rPr>
          <w:spacing w:val="-2"/>
        </w:rPr>
        <w:t>environmental</w:t>
      </w:r>
      <w:r w:rsidR="00BB7A42">
        <w:rPr>
          <w:spacing w:val="-9"/>
        </w:rPr>
        <w:t xml:space="preserve"> </w:t>
      </w:r>
      <w:r w:rsidR="00BB7A42">
        <w:rPr>
          <w:spacing w:val="-2"/>
        </w:rPr>
        <w:t>limits</w:t>
      </w:r>
      <w:r w:rsidR="00BB7A42">
        <w:rPr>
          <w:spacing w:val="-8"/>
        </w:rPr>
        <w:t xml:space="preserve"> </w:t>
      </w:r>
      <w:r w:rsidR="00BB7A42">
        <w:rPr>
          <w:spacing w:val="-2"/>
        </w:rPr>
        <w:t>on</w:t>
      </w:r>
      <w:r w:rsidR="00BB7A42">
        <w:rPr>
          <w:spacing w:val="-8"/>
        </w:rPr>
        <w:t xml:space="preserve"> </w:t>
      </w:r>
      <w:r w:rsidR="00BB7A42">
        <w:rPr>
          <w:spacing w:val="-2"/>
        </w:rPr>
        <w:t>biological</w:t>
      </w:r>
      <w:r w:rsidR="00BB7A42">
        <w:rPr>
          <w:spacing w:val="-9"/>
        </w:rPr>
        <w:t xml:space="preserve"> </w:t>
      </w:r>
      <w:r w:rsidR="00BB7A42">
        <w:rPr>
          <w:spacing w:val="-2"/>
        </w:rPr>
        <w:t>activity</w:t>
      </w:r>
      <w:r w:rsidR="00BB7A42">
        <w:rPr>
          <w:spacing w:val="-8"/>
        </w:rPr>
        <w:t xml:space="preserve"> </w:t>
      </w:r>
      <w:r w:rsidR="00BB7A42">
        <w:rPr>
          <w:spacing w:val="-2"/>
        </w:rPr>
        <w:t>(</w:t>
      </w:r>
      <w:proofErr w:type="spellStart"/>
      <w:r w:rsidR="00BB7A42">
        <w:fldChar w:fldCharType="begin"/>
      </w:r>
      <w:r w:rsidR="00BB7A42">
        <w:instrText>HYPERLINK \l "_bookmark16"</w:instrText>
      </w:r>
      <w:r w:rsidR="00BB7A42">
        <w:fldChar w:fldCharType="separate"/>
      </w:r>
      <w:r w:rsidR="00BB7A42">
        <w:rPr>
          <w:color w:val="2F4F4F"/>
          <w:spacing w:val="-2"/>
        </w:rPr>
        <w:t>Baldock</w:t>
      </w:r>
      <w:proofErr w:type="spellEnd"/>
      <w:r w:rsidR="00BB7A42">
        <w:rPr>
          <w:color w:val="2F4F4F"/>
          <w:spacing w:val="-8"/>
        </w:rPr>
        <w:t xml:space="preserve"> </w:t>
      </w:r>
      <w:r w:rsidR="00BB7A42">
        <w:rPr>
          <w:color w:val="2F4F4F"/>
          <w:spacing w:val="-2"/>
        </w:rPr>
        <w:t>and</w:t>
      </w:r>
      <w:r w:rsidR="00BB7A42">
        <w:rPr>
          <w:color w:val="2F4F4F"/>
          <w:spacing w:val="-2"/>
        </w:rPr>
        <w:fldChar w:fldCharType="end"/>
      </w:r>
      <w:r w:rsidR="00BB7A42">
        <w:rPr>
          <w:color w:val="2F4F4F"/>
          <w:spacing w:val="-2"/>
        </w:rPr>
        <w:t xml:space="preserve"> </w:t>
      </w:r>
      <w:hyperlink w:anchor="_bookmark16" w:history="1">
        <w:proofErr w:type="spellStart"/>
        <w:r w:rsidR="00BB7A42">
          <w:rPr>
            <w:color w:val="2F4F4F"/>
          </w:rPr>
          <w:t>Skjemstad</w:t>
        </w:r>
        <w:proofErr w:type="spellEnd"/>
      </w:hyperlink>
      <w:r w:rsidR="00BB7A42">
        <w:rPr>
          <w:color w:val="2F4F4F"/>
        </w:rPr>
        <w:t xml:space="preserve"> </w:t>
      </w:r>
      <w:r w:rsidR="00BB7A42">
        <w:t>[</w:t>
      </w:r>
      <w:hyperlink w:anchor="_bookmark16" w:history="1">
        <w:r w:rsidR="00BB7A42">
          <w:rPr>
            <w:color w:val="2F4F4F"/>
          </w:rPr>
          <w:t>2000</w:t>
        </w:r>
      </w:hyperlink>
      <w:r w:rsidR="00BB7A42">
        <w:t xml:space="preserve">], </w:t>
      </w:r>
      <w:hyperlink w:anchor="_bookmark0" w:history="1">
        <w:proofErr w:type="spellStart"/>
        <w:r w:rsidR="00BB7A42">
          <w:rPr>
            <w:color w:val="2F4F4F"/>
          </w:rPr>
          <w:t>Birge</w:t>
        </w:r>
        <w:proofErr w:type="spellEnd"/>
        <w:r w:rsidR="00BB7A42">
          <w:rPr>
            <w:color w:val="2F4F4F"/>
          </w:rPr>
          <w:t xml:space="preserve"> et al.</w:t>
        </w:r>
      </w:hyperlink>
      <w:r w:rsidR="00BB7A42">
        <w:rPr>
          <w:color w:val="2F4F4F"/>
        </w:rPr>
        <w:t xml:space="preserve"> </w:t>
      </w:r>
      <w:r w:rsidR="00BB7A42">
        <w:t>[</w:t>
      </w:r>
      <w:hyperlink w:anchor="_bookmark0" w:history="1">
        <w:r w:rsidR="00BB7A42">
          <w:rPr>
            <w:color w:val="2F4F4F"/>
          </w:rPr>
          <w:t>2015</w:t>
        </w:r>
      </w:hyperlink>
      <w:r w:rsidR="00BB7A42">
        <w:t>]).</w:t>
      </w:r>
      <w:r w:rsidR="00BB7A42" w:rsidRPr="005E70CD">
        <w:rPr>
          <w:rFonts w:ascii="Times" w:hAnsi="Times"/>
          <w:position w:val="-9"/>
        </w:rPr>
        <w:t xml:space="preserve"> </w:t>
      </w:r>
      <w:r w:rsidR="00BB7A42">
        <w:t xml:space="preserve">Soil C </w:t>
      </w:r>
      <w:r w:rsidR="004F35AC">
        <w:t>saturation</w:t>
      </w:r>
      <w:r w:rsidR="004F35AC">
        <w:rPr>
          <w:spacing w:val="-12"/>
        </w:rPr>
        <w:t xml:space="preserve"> </w:t>
      </w:r>
      <w:r w:rsidR="004F35AC">
        <w:t>equilibria</w:t>
      </w:r>
      <w:r w:rsidR="004F35AC">
        <w:rPr>
          <w:spacing w:val="-12"/>
        </w:rPr>
        <w:t xml:space="preserve"> </w:t>
      </w:r>
      <w:r w:rsidR="004F35AC">
        <w:t>(fig. 1)</w:t>
      </w:r>
      <w:r w:rsidR="004F35AC">
        <w:rPr>
          <w:spacing w:val="-12"/>
        </w:rPr>
        <w:t xml:space="preserve"> </w:t>
      </w:r>
      <w:r w:rsidR="004F35AC">
        <w:t>have been detected to shift in some systems following changes in ecosystem processes (e.g., nutrient fertilization (</w:t>
      </w:r>
      <w:hyperlink w:anchor="_bookmark27" w:history="1">
        <w:r w:rsidR="004F35AC">
          <w:rPr>
            <w:color w:val="2F4F4F"/>
          </w:rPr>
          <w:t>Russell</w:t>
        </w:r>
      </w:hyperlink>
      <w:r w:rsidR="004F35AC">
        <w:rPr>
          <w:color w:val="2F4F4F"/>
        </w:rPr>
        <w:t xml:space="preserve"> </w:t>
      </w:r>
      <w:r w:rsidR="004F35AC">
        <w:t>[</w:t>
      </w:r>
      <w:hyperlink w:anchor="_bookmark27" w:history="1">
        <w:r w:rsidR="004F35AC">
          <w:rPr>
            <w:color w:val="2F4F4F"/>
          </w:rPr>
          <w:t>1960</w:t>
        </w:r>
      </w:hyperlink>
      <w:r w:rsidR="004F35AC">
        <w:t xml:space="preserve">]), indicating that soil C storage </w:t>
      </w:r>
      <w:r w:rsidR="00BB7A42">
        <w:t>limits</w:t>
      </w:r>
      <w:r w:rsidR="004F35AC">
        <w:t xml:space="preserve"> may </w:t>
      </w:r>
      <w:del w:id="40" w:author="Jacob Gellman" w:date="2022-12-14T23:05:00Z">
        <w:r w:rsidR="004F35AC" w:rsidDel="00BA7963">
          <w:delText xml:space="preserve">be </w:delText>
        </w:r>
      </w:del>
      <w:r w:rsidR="004F35AC">
        <w:t>shift in response to change in plant cover. If saturation equilibria do shift in response</w:t>
      </w:r>
      <w:r w:rsidR="004F35AC">
        <w:rPr>
          <w:spacing w:val="80"/>
        </w:rPr>
        <w:t xml:space="preserve"> </w:t>
      </w:r>
      <w:r w:rsidR="004F35AC">
        <w:t>to</w:t>
      </w:r>
      <w:r w:rsidR="004F35AC">
        <w:rPr>
          <w:spacing w:val="-11"/>
        </w:rPr>
        <w:t xml:space="preserve"> </w:t>
      </w:r>
      <w:r w:rsidR="004F35AC">
        <w:t>afforestation,</w:t>
      </w:r>
      <w:r w:rsidR="004F35AC">
        <w:rPr>
          <w:spacing w:val="-11"/>
        </w:rPr>
        <w:t xml:space="preserve"> </w:t>
      </w:r>
      <w:r w:rsidR="004F35AC">
        <w:t>the</w:t>
      </w:r>
      <w:r w:rsidR="004F35AC">
        <w:rPr>
          <w:spacing w:val="-11"/>
        </w:rPr>
        <w:t xml:space="preserve"> </w:t>
      </w:r>
      <w:r w:rsidR="004F35AC">
        <w:t>reversibility</w:t>
      </w:r>
      <w:r w:rsidR="004F35AC">
        <w:rPr>
          <w:spacing w:val="-11"/>
        </w:rPr>
        <w:t xml:space="preserve"> </w:t>
      </w:r>
      <w:r w:rsidR="004F35AC">
        <w:t>of</w:t>
      </w:r>
      <w:r w:rsidR="004F35AC">
        <w:rPr>
          <w:spacing w:val="-11"/>
        </w:rPr>
        <w:t xml:space="preserve"> </w:t>
      </w:r>
      <w:r w:rsidR="004F35AC">
        <w:t>that</w:t>
      </w:r>
      <w:r w:rsidR="004F35AC">
        <w:rPr>
          <w:spacing w:val="-11"/>
        </w:rPr>
        <w:t xml:space="preserve"> </w:t>
      </w:r>
      <w:r w:rsidR="004F35AC">
        <w:t>shift</w:t>
      </w:r>
      <w:r w:rsidR="004F35AC">
        <w:rPr>
          <w:spacing w:val="-11"/>
        </w:rPr>
        <w:t xml:space="preserve"> </w:t>
      </w:r>
      <w:r w:rsidR="004F35AC">
        <w:t>following</w:t>
      </w:r>
      <w:r w:rsidR="004F35AC">
        <w:rPr>
          <w:spacing w:val="-11"/>
        </w:rPr>
        <w:t xml:space="preserve"> </w:t>
      </w:r>
      <w:r w:rsidR="00BB7A42">
        <w:t>tree removal</w:t>
      </w:r>
      <w:r w:rsidR="004F35AC">
        <w:t xml:space="preserve"> is unknown (fig.</w:t>
      </w:r>
      <w:r w:rsidR="004F35AC">
        <w:rPr>
          <w:spacing w:val="40"/>
        </w:rPr>
        <w:t xml:space="preserve"> </w:t>
      </w:r>
      <w:r w:rsidR="004F35AC">
        <w:t>2).</w:t>
      </w:r>
      <w:r w:rsidR="004F35AC">
        <w:rPr>
          <w:spacing w:val="40"/>
        </w:rPr>
        <w:t xml:space="preserve"> </w:t>
      </w:r>
      <w:r w:rsidR="004F35AC">
        <w:t>A</w:t>
      </w:r>
      <w:r>
        <w:t xml:space="preserve"> meta</w:t>
      </w:r>
      <w:ins w:id="41" w:author="Jacob Gellman" w:date="2022-12-14T23:06:00Z">
        <w:r w:rsidR="00BA7963">
          <w:t>-</w:t>
        </w:r>
      </w:ins>
      <w:r>
        <w:t>an</w:t>
      </w:r>
      <w:ins w:id="42" w:author="Jacob Gellman" w:date="2022-12-14T23:06:00Z">
        <w:r w:rsidR="00BA7963">
          <w:t>a</w:t>
        </w:r>
      </w:ins>
      <w:r>
        <w:t>lysis (</w:t>
      </w:r>
      <w:hyperlink w:anchor="_bookmark20" w:history="1">
        <w:r>
          <w:rPr>
            <w:color w:val="2F4F4F"/>
          </w:rPr>
          <w:t>Post and Kwon</w:t>
        </w:r>
      </w:hyperlink>
      <w:r>
        <w:rPr>
          <w:color w:val="2F4F4F"/>
        </w:rPr>
        <w:t xml:space="preserve"> </w:t>
      </w:r>
      <w:r>
        <w:t>[</w:t>
      </w:r>
      <w:hyperlink w:anchor="_bookmark20" w:history="1">
        <w:r>
          <w:rPr>
            <w:color w:val="2F4F4F"/>
          </w:rPr>
          <w:t>2000</w:t>
        </w:r>
      </w:hyperlink>
      <w:r>
        <w:t>])</w:t>
      </w:r>
      <w:r>
        <w:rPr>
          <w:spacing w:val="-13"/>
        </w:rPr>
        <w:t xml:space="preserve"> </w:t>
      </w:r>
      <w:r w:rsidR="004F35AC">
        <w:t>showed</w:t>
      </w:r>
      <w:r>
        <w:rPr>
          <w:spacing w:val="-12"/>
        </w:rPr>
        <w:t xml:space="preserve"> </w:t>
      </w:r>
      <w:r>
        <w:t>soil</w:t>
      </w:r>
      <w:r>
        <w:rPr>
          <w:spacing w:val="-13"/>
        </w:rPr>
        <w:t xml:space="preserve"> </w:t>
      </w:r>
      <w:r>
        <w:t>C</w:t>
      </w:r>
      <w:r>
        <w:rPr>
          <w:spacing w:val="-12"/>
        </w:rPr>
        <w:t xml:space="preserve"> </w:t>
      </w:r>
      <w:r w:rsidR="004F35AC">
        <w:t xml:space="preserve">response to afforestation ranging </w:t>
      </w:r>
      <w:r>
        <w:t>from</w:t>
      </w:r>
      <w:r>
        <w:rPr>
          <w:spacing w:val="-12"/>
        </w:rPr>
        <w:t xml:space="preserve"> </w:t>
      </w:r>
      <w:r>
        <w:t>-0.141</w:t>
      </w:r>
      <w:r>
        <w:rPr>
          <w:spacing w:val="-13"/>
        </w:rPr>
        <w:t xml:space="preserve"> </w:t>
      </w:r>
      <w:r>
        <w:t>to</w:t>
      </w:r>
      <w:r>
        <w:rPr>
          <w:spacing w:val="-12"/>
        </w:rPr>
        <w:t xml:space="preserve"> </w:t>
      </w:r>
      <w:r>
        <w:t>0.617 Mg</w:t>
      </w:r>
      <w:r>
        <w:rPr>
          <w:spacing w:val="10"/>
        </w:rPr>
        <w:t xml:space="preserve"> </w:t>
      </w:r>
      <w:r>
        <w:t>C</w:t>
      </w:r>
      <w:r>
        <w:rPr>
          <w:spacing w:val="10"/>
        </w:rPr>
        <w:t xml:space="preserve"> </w:t>
      </w:r>
      <w:r>
        <w:rPr>
          <w:rFonts w:ascii="Times New Roman" w:hAnsi="Times New Roman"/>
          <w:i/>
        </w:rPr>
        <w:t>ha</w:t>
      </w:r>
      <w:r>
        <w:rPr>
          <w:rFonts w:ascii="Times New Roman" w:hAnsi="Times New Roman"/>
          <w:vertAlign w:val="superscript"/>
        </w:rPr>
        <w:t>−1</w:t>
      </w:r>
      <w:r>
        <w:rPr>
          <w:rFonts w:ascii="Times New Roman" w:hAnsi="Times New Roman"/>
          <w:i/>
        </w:rPr>
        <w:t>yr</w:t>
      </w:r>
      <w:r>
        <w:rPr>
          <w:rFonts w:ascii="Times New Roman" w:hAnsi="Times New Roman"/>
          <w:vertAlign w:val="superscript"/>
        </w:rPr>
        <w:t>−1</w:t>
      </w:r>
      <w:r>
        <w:rPr>
          <w:rFonts w:ascii="Times New Roman" w:hAnsi="Times New Roman"/>
          <w:spacing w:val="21"/>
        </w:rPr>
        <w:t xml:space="preserve"> </w:t>
      </w:r>
      <w:r>
        <w:t>in</w:t>
      </w:r>
      <w:r>
        <w:rPr>
          <w:spacing w:val="11"/>
        </w:rPr>
        <w:t xml:space="preserve"> </w:t>
      </w:r>
      <w:r>
        <w:t>response</w:t>
      </w:r>
      <w:r>
        <w:rPr>
          <w:spacing w:val="10"/>
        </w:rPr>
        <w:t xml:space="preserve"> </w:t>
      </w:r>
      <w:r>
        <w:t>to</w:t>
      </w:r>
      <w:r>
        <w:rPr>
          <w:spacing w:val="10"/>
        </w:rPr>
        <w:t xml:space="preserve"> </w:t>
      </w:r>
      <w:r>
        <w:t>afforestation,</w:t>
      </w:r>
      <w:r>
        <w:rPr>
          <w:spacing w:val="11"/>
        </w:rPr>
        <w:t xml:space="preserve"> </w:t>
      </w:r>
      <w:r>
        <w:t>with</w:t>
      </w:r>
      <w:r>
        <w:rPr>
          <w:spacing w:val="10"/>
        </w:rPr>
        <w:t xml:space="preserve"> </w:t>
      </w:r>
      <w:r w:rsidR="004F35AC">
        <w:t>much of the response</w:t>
      </w:r>
      <w:r>
        <w:rPr>
          <w:spacing w:val="10"/>
        </w:rPr>
        <w:t xml:space="preserve"> </w:t>
      </w:r>
      <w:r w:rsidR="004F35AC">
        <w:rPr>
          <w:spacing w:val="-2"/>
        </w:rPr>
        <w:t>variability</w:t>
      </w:r>
      <w:r w:rsidR="004F35AC" w:rsidRPr="004F35AC">
        <w:rPr>
          <w:spacing w:val="-2"/>
        </w:rPr>
        <w:t xml:space="preserve"> </w:t>
      </w:r>
      <w:r w:rsidR="004F35AC">
        <w:rPr>
          <w:spacing w:val="-2"/>
        </w:rPr>
        <w:t>predicted</w:t>
      </w:r>
      <w:r w:rsidR="004F35AC" w:rsidRPr="004F35AC">
        <w:rPr>
          <w:spacing w:val="-2"/>
        </w:rPr>
        <w:t xml:space="preserve"> by tree species, soil texture, and environmental conditions</w:t>
      </w:r>
      <w:r w:rsidR="004F35AC">
        <w:rPr>
          <w:spacing w:val="-2"/>
        </w:rPr>
        <w:t xml:space="preserve">. </w:t>
      </w:r>
      <w:r w:rsidR="004F35AC" w:rsidRPr="005E70CD">
        <w:rPr>
          <w:rFonts w:ascii="Times" w:hAnsi="Times"/>
          <w:spacing w:val="-2"/>
        </w:rPr>
        <w:t>A</w:t>
      </w:r>
      <w:r w:rsidR="004F35AC" w:rsidRPr="005E70CD">
        <w:rPr>
          <w:rFonts w:ascii="Times" w:hAnsi="Times"/>
          <w:spacing w:val="-5"/>
        </w:rPr>
        <w:t xml:space="preserve"> </w:t>
      </w:r>
      <w:r w:rsidR="004F35AC" w:rsidRPr="005E70CD">
        <w:rPr>
          <w:rFonts w:ascii="Times" w:hAnsi="Times"/>
          <w:spacing w:val="-2"/>
        </w:rPr>
        <w:t>different</w:t>
      </w:r>
      <w:r w:rsidR="004F35AC" w:rsidRPr="005E70CD">
        <w:rPr>
          <w:rFonts w:ascii="Times" w:hAnsi="Times"/>
          <w:spacing w:val="-5"/>
        </w:rPr>
        <w:t xml:space="preserve"> </w:t>
      </w:r>
      <w:r w:rsidR="004F35AC" w:rsidRPr="005E70CD">
        <w:rPr>
          <w:rFonts w:ascii="Times" w:hAnsi="Times"/>
          <w:spacing w:val="-2"/>
        </w:rPr>
        <w:t>meta</w:t>
      </w:r>
      <w:ins w:id="43" w:author="Jacob Gellman" w:date="2022-12-14T23:06:00Z">
        <w:r w:rsidR="00BA7963">
          <w:rPr>
            <w:rFonts w:ascii="Times" w:hAnsi="Times"/>
            <w:spacing w:val="-2"/>
          </w:rPr>
          <w:t>-</w:t>
        </w:r>
      </w:ins>
      <w:r w:rsidR="004F35AC" w:rsidRPr="005E70CD">
        <w:rPr>
          <w:rFonts w:ascii="Times" w:hAnsi="Times"/>
          <w:spacing w:val="-2"/>
        </w:rPr>
        <w:t>an</w:t>
      </w:r>
      <w:ins w:id="44" w:author="Jacob Gellman" w:date="2022-12-14T23:06:00Z">
        <w:r w:rsidR="00BA7963">
          <w:rPr>
            <w:rFonts w:ascii="Times" w:hAnsi="Times"/>
            <w:spacing w:val="-2"/>
          </w:rPr>
          <w:t>a</w:t>
        </w:r>
      </w:ins>
      <w:r w:rsidR="004F35AC" w:rsidRPr="005E70CD">
        <w:rPr>
          <w:rFonts w:ascii="Times" w:hAnsi="Times"/>
          <w:spacing w:val="-2"/>
        </w:rPr>
        <w:t>lysis</w:t>
      </w:r>
      <w:r w:rsidR="004F35AC" w:rsidRPr="005E70CD">
        <w:rPr>
          <w:rFonts w:ascii="Times" w:hAnsi="Times"/>
          <w:spacing w:val="-5"/>
        </w:rPr>
        <w:t xml:space="preserve"> </w:t>
      </w:r>
      <w:r w:rsidR="004F35AC" w:rsidRPr="005E70CD">
        <w:rPr>
          <w:rFonts w:ascii="Times" w:hAnsi="Times"/>
          <w:spacing w:val="-4"/>
        </w:rPr>
        <w:t>(</w:t>
      </w:r>
      <w:hyperlink w:anchor="_bookmark19" w:history="1">
        <w:r w:rsidR="004F35AC" w:rsidRPr="005E70CD">
          <w:rPr>
            <w:rFonts w:ascii="Times" w:hAnsi="Times"/>
            <w:color w:val="2F4F4F"/>
            <w:spacing w:val="-4"/>
          </w:rPr>
          <w:t>Guo</w:t>
        </w:r>
      </w:hyperlink>
      <w:r w:rsidR="004F35AC">
        <w:rPr>
          <w:rFonts w:ascii="Times" w:hAnsi="Times"/>
        </w:rPr>
        <w:t xml:space="preserve"> </w:t>
      </w:r>
      <w:hyperlink w:anchor="_bookmark19" w:history="1">
        <w:r w:rsidR="004F35AC" w:rsidRPr="005E70CD">
          <w:rPr>
            <w:rFonts w:ascii="Times" w:hAnsi="Times"/>
            <w:color w:val="2F4F4F"/>
          </w:rPr>
          <w:t>and</w:t>
        </w:r>
        <w:r w:rsidR="004F35AC" w:rsidRPr="005E70CD">
          <w:rPr>
            <w:rFonts w:ascii="Times" w:hAnsi="Times"/>
            <w:color w:val="2F4F4F"/>
            <w:spacing w:val="-9"/>
          </w:rPr>
          <w:t xml:space="preserve"> </w:t>
        </w:r>
        <w:r w:rsidR="004F35AC" w:rsidRPr="005E70CD">
          <w:rPr>
            <w:rFonts w:ascii="Times" w:hAnsi="Times"/>
            <w:color w:val="2F4F4F"/>
          </w:rPr>
          <w:t>Gifford</w:t>
        </w:r>
      </w:hyperlink>
      <w:r w:rsidR="004F35AC" w:rsidRPr="005E70CD">
        <w:rPr>
          <w:rFonts w:ascii="Times" w:hAnsi="Times"/>
          <w:color w:val="2F4F4F"/>
          <w:spacing w:val="-8"/>
        </w:rPr>
        <w:t xml:space="preserve"> </w:t>
      </w:r>
      <w:r w:rsidR="004F35AC" w:rsidRPr="005E70CD">
        <w:rPr>
          <w:rFonts w:ascii="Times" w:hAnsi="Times"/>
        </w:rPr>
        <w:t>[</w:t>
      </w:r>
      <w:hyperlink w:anchor="_bookmark19" w:history="1">
        <w:r w:rsidR="004F35AC" w:rsidRPr="005E70CD">
          <w:rPr>
            <w:rFonts w:ascii="Times" w:hAnsi="Times"/>
            <w:color w:val="2F4F4F"/>
          </w:rPr>
          <w:t>2002</w:t>
        </w:r>
      </w:hyperlink>
      <w:r w:rsidR="004F35AC" w:rsidRPr="005E70CD">
        <w:rPr>
          <w:rFonts w:ascii="Times" w:hAnsi="Times"/>
        </w:rPr>
        <w:t>])</w:t>
      </w:r>
      <w:r w:rsidR="004F35AC" w:rsidRPr="005E70CD">
        <w:rPr>
          <w:rFonts w:ascii="Times" w:hAnsi="Times"/>
          <w:spacing w:val="-8"/>
        </w:rPr>
        <w:t xml:space="preserve"> </w:t>
      </w:r>
      <w:r w:rsidR="004F35AC" w:rsidRPr="005E70CD">
        <w:rPr>
          <w:rFonts w:ascii="Times" w:hAnsi="Times"/>
        </w:rPr>
        <w:t>reported</w:t>
      </w:r>
      <w:r w:rsidR="004F35AC" w:rsidRPr="005E70CD">
        <w:rPr>
          <w:rFonts w:ascii="Times" w:hAnsi="Times"/>
          <w:spacing w:val="-8"/>
        </w:rPr>
        <w:t xml:space="preserve"> </w:t>
      </w:r>
      <w:r w:rsidR="004F35AC" w:rsidRPr="005E70CD">
        <w:rPr>
          <w:rFonts w:ascii="Times" w:hAnsi="Times"/>
        </w:rPr>
        <w:t>25</w:t>
      </w:r>
      <w:r w:rsidR="004F35AC" w:rsidRPr="005E70CD">
        <w:rPr>
          <w:rFonts w:ascii="Times" w:hAnsi="Times"/>
          <w:spacing w:val="-9"/>
        </w:rPr>
        <w:t xml:space="preserve"> </w:t>
      </w:r>
      <w:r w:rsidR="004F35AC" w:rsidRPr="005E70CD">
        <w:rPr>
          <w:rFonts w:ascii="Times" w:hAnsi="Times"/>
        </w:rPr>
        <w:t>percent</w:t>
      </w:r>
      <w:r w:rsidR="004F35AC" w:rsidRPr="005E70CD">
        <w:rPr>
          <w:rFonts w:ascii="Times" w:hAnsi="Times"/>
          <w:spacing w:val="-8"/>
        </w:rPr>
        <w:t xml:space="preserve"> </w:t>
      </w:r>
      <w:r w:rsidR="004F35AC" w:rsidRPr="005E70CD">
        <w:rPr>
          <w:rFonts w:ascii="Times" w:hAnsi="Times"/>
        </w:rPr>
        <w:t>greater</w:t>
      </w:r>
      <w:r w:rsidR="004F35AC" w:rsidRPr="005E70CD">
        <w:rPr>
          <w:rFonts w:ascii="Times" w:hAnsi="Times"/>
          <w:spacing w:val="-8"/>
        </w:rPr>
        <w:t xml:space="preserve"> </w:t>
      </w:r>
      <w:r w:rsidR="004F35AC" w:rsidRPr="005E70CD">
        <w:rPr>
          <w:rFonts w:ascii="Times" w:hAnsi="Times"/>
        </w:rPr>
        <w:t>soil</w:t>
      </w:r>
      <w:r w:rsidR="004F35AC" w:rsidRPr="005E70CD">
        <w:rPr>
          <w:rFonts w:ascii="Times" w:hAnsi="Times"/>
          <w:spacing w:val="-8"/>
        </w:rPr>
        <w:t xml:space="preserve"> </w:t>
      </w:r>
      <w:r w:rsidR="004F35AC" w:rsidRPr="005E70CD">
        <w:rPr>
          <w:rFonts w:ascii="Times" w:hAnsi="Times"/>
        </w:rPr>
        <w:t>C</w:t>
      </w:r>
      <w:r w:rsidR="004F35AC" w:rsidRPr="005E70CD">
        <w:rPr>
          <w:rFonts w:ascii="Times" w:hAnsi="Times"/>
          <w:spacing w:val="-9"/>
        </w:rPr>
        <w:t xml:space="preserve"> </w:t>
      </w:r>
      <w:r w:rsidR="004F35AC" w:rsidRPr="005E70CD">
        <w:rPr>
          <w:rFonts w:ascii="Times" w:hAnsi="Times"/>
          <w:spacing w:val="-4"/>
        </w:rPr>
        <w:t>gains</w:t>
      </w:r>
      <w:r w:rsidR="004F35AC">
        <w:rPr>
          <w:rFonts w:ascii="Times" w:hAnsi="Times"/>
          <w:spacing w:val="-4"/>
        </w:rPr>
        <w:t xml:space="preserve"> in </w:t>
      </w:r>
      <w:r w:rsidR="004F35AC" w:rsidRPr="004F35AC">
        <w:rPr>
          <w:rFonts w:ascii="Times" w:hAnsi="Times"/>
          <w:spacing w:val="-4"/>
        </w:rPr>
        <w:t>afforested cropland versus grassland, and a review from</w:t>
      </w:r>
      <w:r w:rsidR="004F35AC">
        <w:rPr>
          <w:rFonts w:ascii="Times" w:hAnsi="Times"/>
          <w:spacing w:val="-4"/>
        </w:rPr>
        <w:t xml:space="preserve"> </w:t>
      </w:r>
      <w:r>
        <w:t>Paul (</w:t>
      </w:r>
      <w:hyperlink w:anchor="_bookmark51" w:history="1">
        <w:r>
          <w:rPr>
            <w:color w:val="2F4F4F"/>
          </w:rPr>
          <w:t>Paul et al.</w:t>
        </w:r>
      </w:hyperlink>
      <w:r>
        <w:rPr>
          <w:color w:val="2F4F4F"/>
        </w:rPr>
        <w:t xml:space="preserve"> </w:t>
      </w:r>
      <w:r>
        <w:t>[</w:t>
      </w:r>
      <w:hyperlink w:anchor="_bookmark51" w:history="1">
        <w:r>
          <w:rPr>
            <w:color w:val="2F4F4F"/>
          </w:rPr>
          <w:t>2001</w:t>
        </w:r>
      </w:hyperlink>
      <w:r>
        <w:t xml:space="preserve">]) reported </w:t>
      </w:r>
      <w:r w:rsidR="004F35AC">
        <w:t>higher</w:t>
      </w:r>
      <w:r>
        <w:t xml:space="preserve"> soil C in afforested cropland </w:t>
      </w:r>
      <w:r w:rsidR="004F35AC">
        <w:t>but</w:t>
      </w:r>
      <w:r>
        <w:t xml:space="preserve"> a </w:t>
      </w:r>
      <w:r w:rsidRPr="004F35AC">
        <w:rPr>
          <w:iCs/>
        </w:rPr>
        <w:t>decrease</w:t>
      </w:r>
      <w:r>
        <w:rPr>
          <w:i/>
        </w:rPr>
        <w:t xml:space="preserve"> </w:t>
      </w:r>
      <w:r w:rsidR="004F35AC">
        <w:t xml:space="preserve">in </w:t>
      </w:r>
      <w:r>
        <w:t xml:space="preserve"> soil C </w:t>
      </w:r>
      <w:r w:rsidR="004F35AC">
        <w:t xml:space="preserve">when grasslands were </w:t>
      </w:r>
      <w:del w:id="45" w:author="Jacob Gellman" w:date="2022-12-14T23:06:00Z">
        <w:r w:rsidR="004F35AC" w:rsidDel="00BA7963">
          <w:delText>afforestation</w:delText>
        </w:r>
      </w:del>
      <w:ins w:id="46" w:author="Jacob Gellman" w:date="2022-12-14T23:06:00Z">
        <w:r w:rsidR="00BA7963">
          <w:t>afforested</w:t>
        </w:r>
      </w:ins>
      <w:r>
        <w:t>.</w:t>
      </w:r>
      <w:r>
        <w:rPr>
          <w:spacing w:val="40"/>
        </w:rPr>
        <w:t xml:space="preserve"> </w:t>
      </w:r>
      <w:hyperlink w:anchor="_bookmark17" w:history="1">
        <w:r>
          <w:rPr>
            <w:color w:val="2F4F4F"/>
          </w:rPr>
          <w:t>Barger et al.</w:t>
        </w:r>
      </w:hyperlink>
      <w:r>
        <w:rPr>
          <w:color w:val="2F4F4F"/>
        </w:rPr>
        <w:t xml:space="preserve"> </w:t>
      </w:r>
      <w:r w:rsidR="004F35AC">
        <w:t>(</w:t>
      </w:r>
      <w:hyperlink w:anchor="_bookmark17" w:history="1">
        <w:r>
          <w:rPr>
            <w:color w:val="2F4F4F"/>
          </w:rPr>
          <w:t>2011</w:t>
        </w:r>
      </w:hyperlink>
      <w:r w:rsidR="004F35AC">
        <w:t>)</w:t>
      </w:r>
      <w:r>
        <w:t xml:space="preserve"> reported similar variability</w:t>
      </w:r>
      <w:r>
        <w:rPr>
          <w:spacing w:val="-2"/>
        </w:rPr>
        <w:t xml:space="preserve"> </w:t>
      </w:r>
      <w:r>
        <w:t>in</w:t>
      </w:r>
      <w:r>
        <w:rPr>
          <w:spacing w:val="-3"/>
        </w:rPr>
        <w:t xml:space="preserve"> </w:t>
      </w:r>
      <w:r>
        <w:t>soil</w:t>
      </w:r>
      <w:r>
        <w:rPr>
          <w:spacing w:val="-2"/>
        </w:rPr>
        <w:t xml:space="preserve"> </w:t>
      </w:r>
      <w:r w:rsidR="004F35AC">
        <w:t>C</w:t>
      </w:r>
      <w:r>
        <w:rPr>
          <w:spacing w:val="-2"/>
        </w:rPr>
        <w:t xml:space="preserve"> </w:t>
      </w:r>
      <w:r>
        <w:t>response</w:t>
      </w:r>
      <w:r>
        <w:rPr>
          <w:spacing w:val="-2"/>
        </w:rPr>
        <w:t xml:space="preserve"> </w:t>
      </w:r>
      <w:r>
        <w:t>to</w:t>
      </w:r>
      <w:r>
        <w:rPr>
          <w:spacing w:val="-3"/>
        </w:rPr>
        <w:t xml:space="preserve"> </w:t>
      </w:r>
      <w:r>
        <w:t xml:space="preserve">afforestation and </w:t>
      </w:r>
      <w:hyperlink w:anchor="_bookmark24" w:history="1">
        <w:r>
          <w:rPr>
            <w:color w:val="2F4F4F"/>
          </w:rPr>
          <w:t>Jackson et al.</w:t>
        </w:r>
      </w:hyperlink>
      <w:r>
        <w:rPr>
          <w:color w:val="2F4F4F"/>
        </w:rPr>
        <w:t xml:space="preserve"> </w:t>
      </w:r>
      <w:r>
        <w:t>[</w:t>
      </w:r>
      <w:hyperlink w:anchor="_bookmark24" w:history="1">
        <w:r>
          <w:rPr>
            <w:color w:val="2F4F4F"/>
          </w:rPr>
          <w:t>2002</w:t>
        </w:r>
      </w:hyperlink>
      <w:r>
        <w:t>] reported</w:t>
      </w:r>
      <w:r>
        <w:rPr>
          <w:spacing w:val="-13"/>
        </w:rPr>
        <w:t xml:space="preserve"> </w:t>
      </w:r>
      <w:r>
        <w:t>that</w:t>
      </w:r>
      <w:r>
        <w:rPr>
          <w:spacing w:val="-12"/>
        </w:rPr>
        <w:t xml:space="preserve"> </w:t>
      </w:r>
      <w:r>
        <w:t>moisture</w:t>
      </w:r>
      <w:r>
        <w:rPr>
          <w:spacing w:val="-13"/>
        </w:rPr>
        <w:t xml:space="preserve"> </w:t>
      </w:r>
      <w:del w:id="47" w:author="Jacob Gellman" w:date="2022-12-14T23:14:00Z">
        <w:r w:rsidDel="00CA7A38">
          <w:delText>modifies</w:delText>
        </w:r>
        <w:r w:rsidDel="00CA7A38">
          <w:rPr>
            <w:spacing w:val="-13"/>
          </w:rPr>
          <w:delText xml:space="preserve"> </w:delText>
        </w:r>
      </w:del>
      <w:ins w:id="48" w:author="Jacob Gellman" w:date="2022-12-14T23:14:00Z">
        <w:r w:rsidR="00CA7A38">
          <w:t>levels change</w:t>
        </w:r>
        <w:r w:rsidR="00CA7A38">
          <w:rPr>
            <w:spacing w:val="-13"/>
          </w:rPr>
          <w:t xml:space="preserve"> </w:t>
        </w:r>
      </w:ins>
      <w:r>
        <w:t>whether</w:t>
      </w:r>
      <w:r>
        <w:rPr>
          <w:spacing w:val="-12"/>
        </w:rPr>
        <w:t xml:space="preserve"> </w:t>
      </w:r>
      <w:r>
        <w:t>grassland afforestation</w:t>
      </w:r>
      <w:r>
        <w:rPr>
          <w:spacing w:val="-12"/>
        </w:rPr>
        <w:t xml:space="preserve"> </w:t>
      </w:r>
      <w:r>
        <w:t>leads</w:t>
      </w:r>
      <w:r>
        <w:rPr>
          <w:spacing w:val="-12"/>
        </w:rPr>
        <w:t xml:space="preserve"> </w:t>
      </w:r>
      <w:r>
        <w:t>to</w:t>
      </w:r>
      <w:r>
        <w:rPr>
          <w:spacing w:val="-12"/>
        </w:rPr>
        <w:t xml:space="preserve"> </w:t>
      </w:r>
      <w:r>
        <w:t>a</w:t>
      </w:r>
      <w:r>
        <w:rPr>
          <w:spacing w:val="-12"/>
        </w:rPr>
        <w:t xml:space="preserve"> </w:t>
      </w:r>
      <w:r>
        <w:t>net</w:t>
      </w:r>
      <w:r>
        <w:rPr>
          <w:spacing w:val="-12"/>
        </w:rPr>
        <w:t xml:space="preserve"> </w:t>
      </w:r>
      <w:r>
        <w:t>gain</w:t>
      </w:r>
      <w:r>
        <w:rPr>
          <w:spacing w:val="-12"/>
        </w:rPr>
        <w:t xml:space="preserve"> </w:t>
      </w:r>
      <w:r>
        <w:t>or</w:t>
      </w:r>
      <w:r>
        <w:rPr>
          <w:spacing w:val="-12"/>
        </w:rPr>
        <w:t xml:space="preserve"> </w:t>
      </w:r>
      <w:r>
        <w:t>lo</w:t>
      </w:r>
      <w:r w:rsidRPr="00B96BB0">
        <w:t xml:space="preserve">ss of </w:t>
      </w:r>
      <w:r w:rsidR="004F35AC" w:rsidRPr="00B96BB0">
        <w:t xml:space="preserve">whole </w:t>
      </w:r>
      <w:r w:rsidRPr="00B96BB0">
        <w:t>ecosystem carbon.</w:t>
      </w:r>
      <w:r>
        <w:t xml:space="preserve"> </w:t>
      </w:r>
    </w:p>
    <w:p w14:paraId="720A9243" w14:textId="77777777" w:rsidR="004F35AC" w:rsidRDefault="004F35AC" w:rsidP="00BB7A42">
      <w:pPr>
        <w:pStyle w:val="BodyText"/>
        <w:spacing w:line="480" w:lineRule="auto"/>
        <w:ind w:left="101" w:right="244"/>
        <w:jc w:val="both"/>
      </w:pPr>
    </w:p>
    <w:p w14:paraId="5BC9A71E" w14:textId="14DC562F" w:rsidR="004F35AC" w:rsidRDefault="004F35AC" w:rsidP="00BB7A42">
      <w:pPr>
        <w:pStyle w:val="BodyText"/>
        <w:spacing w:line="480" w:lineRule="auto"/>
        <w:ind w:left="106" w:right="38"/>
        <w:jc w:val="both"/>
        <w:rPr>
          <w:rFonts w:ascii="Times" w:hAnsi="Times"/>
          <w:spacing w:val="-4"/>
        </w:rPr>
      </w:pPr>
      <w:r>
        <w:t xml:space="preserve">While </w:t>
      </w:r>
      <w:r w:rsidR="00BB7A42">
        <w:t xml:space="preserve">the role of afforestation on soil carbon storage, and the impact of </w:t>
      </w:r>
      <w:r>
        <w:t xml:space="preserve">fire </w:t>
      </w:r>
      <w:r w:rsidR="00BB7A42">
        <w:t xml:space="preserve">on </w:t>
      </w:r>
      <w:r>
        <w:t xml:space="preserve">soil </w:t>
      </w:r>
      <w:r w:rsidR="00BB7A42">
        <w:t>is largely</w:t>
      </w:r>
      <w:r>
        <w:t xml:space="preserve"> indirect, e.g., through charcoal inputs (</w:t>
      </w:r>
      <w:proofErr w:type="spellStart"/>
      <w:r>
        <w:fldChar w:fldCharType="begin"/>
      </w:r>
      <w:r>
        <w:instrText>HYPERLINK \l "_bookmark33"</w:instrText>
      </w:r>
      <w:r>
        <w:fldChar w:fldCharType="separate"/>
      </w:r>
      <w:r>
        <w:rPr>
          <w:color w:val="2F4F4F"/>
        </w:rPr>
        <w:t>Skjemstad</w:t>
      </w:r>
      <w:proofErr w:type="spellEnd"/>
      <w:r>
        <w:rPr>
          <w:color w:val="2F4F4F"/>
        </w:rPr>
        <w:t xml:space="preserve"> et al.</w:t>
      </w:r>
      <w:r>
        <w:rPr>
          <w:color w:val="2F4F4F"/>
        </w:rPr>
        <w:fldChar w:fldCharType="end"/>
      </w:r>
      <w:r>
        <w:rPr>
          <w:color w:val="2F4F4F"/>
        </w:rPr>
        <w:t xml:space="preserve"> </w:t>
      </w:r>
      <w:r>
        <w:t>[</w:t>
      </w:r>
      <w:hyperlink w:anchor="_bookmark33" w:history="1">
        <w:r>
          <w:rPr>
            <w:color w:val="2F4F4F"/>
          </w:rPr>
          <w:t>1996</w:t>
        </w:r>
      </w:hyperlink>
      <w:r>
        <w:t xml:space="preserve">]) and shifts in aboveground plant communities (e.g., </w:t>
      </w:r>
      <w:hyperlink w:anchor="_bookmark25" w:history="1">
        <w:r>
          <w:rPr>
            <w:color w:val="2F4F4F"/>
          </w:rPr>
          <w:t>Rice et al.</w:t>
        </w:r>
      </w:hyperlink>
      <w:r>
        <w:rPr>
          <w:color w:val="2F4F4F"/>
        </w:rPr>
        <w:t xml:space="preserve"> </w:t>
      </w:r>
      <w:r>
        <w:rPr>
          <w:spacing w:val="-2"/>
        </w:rPr>
        <w:t>[</w:t>
      </w:r>
      <w:hyperlink w:anchor="_bookmark25" w:history="1">
        <w:r>
          <w:rPr>
            <w:color w:val="2F4F4F"/>
            <w:spacing w:val="-2"/>
          </w:rPr>
          <w:t>2008</w:t>
        </w:r>
      </w:hyperlink>
      <w:r>
        <w:rPr>
          <w:spacing w:val="-2"/>
        </w:rPr>
        <w:t xml:space="preserve">]), </w:t>
      </w:r>
      <w:r>
        <w:rPr>
          <w:rFonts w:ascii="Times" w:hAnsi="Times"/>
          <w:spacing w:val="-4"/>
        </w:rPr>
        <w:t xml:space="preserve">we </w:t>
      </w:r>
      <w:r>
        <w:rPr>
          <w:spacing w:val="-2"/>
        </w:rPr>
        <w:t>do</w:t>
      </w:r>
      <w:r>
        <w:rPr>
          <w:spacing w:val="-10"/>
        </w:rPr>
        <w:t xml:space="preserve"> </w:t>
      </w:r>
      <w:r>
        <w:rPr>
          <w:spacing w:val="-2"/>
        </w:rPr>
        <w:t>know that</w:t>
      </w:r>
      <w:r>
        <w:rPr>
          <w:spacing w:val="-11"/>
        </w:rPr>
        <w:t xml:space="preserve"> </w:t>
      </w:r>
      <w:r>
        <w:rPr>
          <w:spacing w:val="-2"/>
        </w:rPr>
        <w:t>there</w:t>
      </w:r>
      <w:r>
        <w:rPr>
          <w:spacing w:val="-10"/>
        </w:rPr>
        <w:t xml:space="preserve"> </w:t>
      </w:r>
      <w:r>
        <w:rPr>
          <w:spacing w:val="-2"/>
        </w:rPr>
        <w:t>is</w:t>
      </w:r>
      <w:r>
        <w:rPr>
          <w:spacing w:val="-11"/>
        </w:rPr>
        <w:t xml:space="preserve"> </w:t>
      </w:r>
      <w:r>
        <w:rPr>
          <w:spacing w:val="-2"/>
        </w:rPr>
        <w:t>a</w:t>
      </w:r>
      <w:r>
        <w:rPr>
          <w:spacing w:val="-10"/>
        </w:rPr>
        <w:t xml:space="preserve"> </w:t>
      </w:r>
      <w:r>
        <w:rPr>
          <w:spacing w:val="-2"/>
        </w:rPr>
        <w:t>magnitude</w:t>
      </w:r>
      <w:r>
        <w:rPr>
          <w:spacing w:val="-11"/>
        </w:rPr>
        <w:t xml:space="preserve"> </w:t>
      </w:r>
      <w:r>
        <w:rPr>
          <w:spacing w:val="-2"/>
        </w:rPr>
        <w:t>difference</w:t>
      </w:r>
      <w:r>
        <w:rPr>
          <w:spacing w:val="-10"/>
        </w:rPr>
        <w:t xml:space="preserve"> </w:t>
      </w:r>
      <w:r>
        <w:rPr>
          <w:spacing w:val="-2"/>
        </w:rPr>
        <w:t xml:space="preserve">in </w:t>
      </w:r>
      <w:r>
        <w:t>ecosystem</w:t>
      </w:r>
      <w:r>
        <w:rPr>
          <w:spacing w:val="-4"/>
        </w:rPr>
        <w:t xml:space="preserve"> </w:t>
      </w:r>
      <w:r>
        <w:t>carbon</w:t>
      </w:r>
      <w:r>
        <w:rPr>
          <w:spacing w:val="-4"/>
        </w:rPr>
        <w:t xml:space="preserve"> </w:t>
      </w:r>
      <w:r>
        <w:t>loss</w:t>
      </w:r>
      <w:r>
        <w:rPr>
          <w:spacing w:val="-4"/>
        </w:rPr>
        <w:t xml:space="preserve"> </w:t>
      </w:r>
      <w:r>
        <w:t>when</w:t>
      </w:r>
      <w:r>
        <w:rPr>
          <w:spacing w:val="-4"/>
        </w:rPr>
        <w:t xml:space="preserve"> </w:t>
      </w:r>
      <w:r>
        <w:t>a</w:t>
      </w:r>
      <w:r>
        <w:rPr>
          <w:spacing w:val="-4"/>
        </w:rPr>
        <w:t xml:space="preserve"> </w:t>
      </w:r>
      <w:r>
        <w:t>grassland</w:t>
      </w:r>
      <w:r>
        <w:rPr>
          <w:spacing w:val="-4"/>
        </w:rPr>
        <w:t xml:space="preserve"> </w:t>
      </w:r>
      <w:r>
        <w:t>(with</w:t>
      </w:r>
      <w:r>
        <w:rPr>
          <w:spacing w:val="-4"/>
        </w:rPr>
        <w:t xml:space="preserve"> </w:t>
      </w:r>
      <w:r>
        <w:t>an</w:t>
      </w:r>
      <w:r>
        <w:rPr>
          <w:spacing w:val="-4"/>
        </w:rPr>
        <w:t xml:space="preserve"> </w:t>
      </w:r>
      <w:r>
        <w:t>estimated 1660</w:t>
      </w:r>
      <w:r>
        <w:rPr>
          <w:spacing w:val="-10"/>
        </w:rPr>
        <w:t xml:space="preserve"> </w:t>
      </w:r>
      <w:r>
        <w:t>kg</w:t>
      </w:r>
      <w:r>
        <w:rPr>
          <w:spacing w:val="-9"/>
        </w:rPr>
        <w:t xml:space="preserve"> </w:t>
      </w:r>
      <w:r>
        <w:t>aboveground</w:t>
      </w:r>
      <w:r>
        <w:rPr>
          <w:spacing w:val="-10"/>
        </w:rPr>
        <w:t xml:space="preserve"> </w:t>
      </w:r>
      <w:r>
        <w:t>C</w:t>
      </w:r>
      <w:r>
        <w:rPr>
          <w:spacing w:val="-10"/>
        </w:rPr>
        <w:t xml:space="preserve"> </w:t>
      </w:r>
      <w:r>
        <w:rPr>
          <w:rFonts w:ascii="Times New Roman" w:hAnsi="Times New Roman"/>
          <w:i/>
        </w:rPr>
        <w:t>ha</w:t>
      </w:r>
      <w:r>
        <w:rPr>
          <w:rFonts w:ascii="Times New Roman" w:hAnsi="Times New Roman"/>
          <w:vertAlign w:val="superscript"/>
        </w:rPr>
        <w:t>−1</w:t>
      </w:r>
      <w:r>
        <w:t>,</w:t>
      </w:r>
      <w:r>
        <w:rPr>
          <w:spacing w:val="-8"/>
        </w:rPr>
        <w:t xml:space="preserve"> </w:t>
      </w:r>
      <w:del w:id="49" w:author="Jacob Gellman" w:date="2022-12-14T23:07:00Z">
        <w:r w:rsidDel="00BA7963">
          <w:delText>(</w:delText>
        </w:r>
      </w:del>
      <w:hyperlink w:anchor="_bookmark29" w:history="1">
        <w:r>
          <w:rPr>
            <w:color w:val="2F4F4F"/>
          </w:rPr>
          <w:t>Knapp</w:t>
        </w:r>
        <w:r>
          <w:rPr>
            <w:color w:val="2F4F4F"/>
            <w:spacing w:val="-9"/>
          </w:rPr>
          <w:t xml:space="preserve"> </w:t>
        </w:r>
        <w:r>
          <w:rPr>
            <w:color w:val="2F4F4F"/>
          </w:rPr>
          <w:t>et</w:t>
        </w:r>
        <w:r>
          <w:rPr>
            <w:color w:val="2F4F4F"/>
            <w:spacing w:val="-10"/>
          </w:rPr>
          <w:t xml:space="preserve"> </w:t>
        </w:r>
        <w:r>
          <w:rPr>
            <w:color w:val="2F4F4F"/>
          </w:rPr>
          <w:t>al.</w:t>
        </w:r>
      </w:hyperlink>
      <w:r>
        <w:rPr>
          <w:color w:val="2F4F4F"/>
          <w:spacing w:val="-10"/>
        </w:rPr>
        <w:t xml:space="preserve"> </w:t>
      </w:r>
      <w:r>
        <w:t>[</w:t>
      </w:r>
      <w:hyperlink w:anchor="_bookmark29" w:history="1">
        <w:r>
          <w:rPr>
            <w:color w:val="2F4F4F"/>
          </w:rPr>
          <w:t>1998</w:t>
        </w:r>
      </w:hyperlink>
      <w:r>
        <w:t>])</w:t>
      </w:r>
      <w:r>
        <w:rPr>
          <w:spacing w:val="-10"/>
        </w:rPr>
        <w:t xml:space="preserve"> </w:t>
      </w:r>
      <w:r>
        <w:t>versus</w:t>
      </w:r>
      <w:r>
        <w:rPr>
          <w:spacing w:val="-9"/>
        </w:rPr>
        <w:t xml:space="preserve"> </w:t>
      </w:r>
      <w:r>
        <w:t xml:space="preserve">a </w:t>
      </w:r>
      <w:r>
        <w:rPr>
          <w:spacing w:val="-2"/>
        </w:rPr>
        <w:t>juniper</w:t>
      </w:r>
      <w:r>
        <w:rPr>
          <w:spacing w:val="-9"/>
        </w:rPr>
        <w:t xml:space="preserve"> </w:t>
      </w:r>
      <w:r>
        <w:rPr>
          <w:spacing w:val="-2"/>
        </w:rPr>
        <w:t>woodland</w:t>
      </w:r>
      <w:r>
        <w:rPr>
          <w:spacing w:val="-9"/>
        </w:rPr>
        <w:t xml:space="preserve"> </w:t>
      </w:r>
      <w:r>
        <w:rPr>
          <w:spacing w:val="-2"/>
        </w:rPr>
        <w:t>(with</w:t>
      </w:r>
      <w:r>
        <w:rPr>
          <w:spacing w:val="-11"/>
        </w:rPr>
        <w:t xml:space="preserve"> </w:t>
      </w:r>
      <w:r>
        <w:rPr>
          <w:spacing w:val="-2"/>
        </w:rPr>
        <w:t>an</w:t>
      </w:r>
      <w:r>
        <w:rPr>
          <w:spacing w:val="-9"/>
        </w:rPr>
        <w:t xml:space="preserve"> </w:t>
      </w:r>
      <w:r>
        <w:rPr>
          <w:spacing w:val="-2"/>
        </w:rPr>
        <w:t>estimated</w:t>
      </w:r>
      <w:r>
        <w:rPr>
          <w:spacing w:val="-9"/>
        </w:rPr>
        <w:t xml:space="preserve"> </w:t>
      </w:r>
      <w:r>
        <w:rPr>
          <w:spacing w:val="-2"/>
        </w:rPr>
        <w:t>64,090</w:t>
      </w:r>
      <w:r>
        <w:rPr>
          <w:spacing w:val="-9"/>
        </w:rPr>
        <w:t xml:space="preserve"> </w:t>
      </w:r>
      <w:r>
        <w:rPr>
          <w:spacing w:val="-2"/>
        </w:rPr>
        <w:t>kg</w:t>
      </w:r>
      <w:r>
        <w:rPr>
          <w:spacing w:val="-9"/>
        </w:rPr>
        <w:t xml:space="preserve"> </w:t>
      </w:r>
      <w:r>
        <w:rPr>
          <w:spacing w:val="-2"/>
        </w:rPr>
        <w:t xml:space="preserve">aboveground </w:t>
      </w:r>
      <w:r>
        <w:t xml:space="preserve">C </w:t>
      </w:r>
      <w:r>
        <w:rPr>
          <w:rFonts w:ascii="Times New Roman" w:hAnsi="Times New Roman"/>
          <w:i/>
        </w:rPr>
        <w:t>ha</w:t>
      </w:r>
      <w:r>
        <w:rPr>
          <w:rFonts w:ascii="Times New Roman" w:hAnsi="Times New Roman"/>
          <w:vertAlign w:val="superscript"/>
        </w:rPr>
        <w:t>−1</w:t>
      </w:r>
      <w:r>
        <w:t xml:space="preserve">, </w:t>
      </w:r>
      <w:del w:id="50" w:author="Jacob Gellman" w:date="2022-12-14T23:07:00Z">
        <w:r w:rsidDel="00BA7963">
          <w:delText>(</w:delText>
        </w:r>
      </w:del>
      <w:hyperlink w:anchor="_bookmark49" w:history="1">
        <w:r>
          <w:rPr>
            <w:color w:val="2F4F4F"/>
          </w:rPr>
          <w:t>Norris et al.</w:t>
        </w:r>
      </w:hyperlink>
      <w:r>
        <w:rPr>
          <w:color w:val="2F4F4F"/>
        </w:rPr>
        <w:t xml:space="preserve"> </w:t>
      </w:r>
      <w:r>
        <w:t>[</w:t>
      </w:r>
      <w:hyperlink w:anchor="_bookmark49" w:history="1">
        <w:r>
          <w:rPr>
            <w:color w:val="2F4F4F"/>
          </w:rPr>
          <w:t>2001b</w:t>
        </w:r>
      </w:hyperlink>
      <w:r>
        <w:t>]) burns.</w:t>
      </w:r>
      <w:r>
        <w:rPr>
          <w:spacing w:val="37"/>
        </w:rPr>
        <w:t xml:space="preserve"> </w:t>
      </w:r>
    </w:p>
    <w:p w14:paraId="539FEB9D" w14:textId="391ECEC9" w:rsidR="005E70CD" w:rsidRDefault="005E70CD">
      <w:pPr>
        <w:pStyle w:val="BodyText"/>
        <w:spacing w:before="1"/>
        <w:rPr>
          <w:sz w:val="19"/>
        </w:rPr>
      </w:pPr>
    </w:p>
    <w:p w14:paraId="69482F39" w14:textId="120378C2" w:rsidR="00982EA8" w:rsidRPr="00B96BB0" w:rsidRDefault="00000000" w:rsidP="00B96BB0">
      <w:pPr>
        <w:pStyle w:val="BodyText"/>
        <w:numPr>
          <w:ilvl w:val="0"/>
          <w:numId w:val="4"/>
        </w:numPr>
        <w:ind w:right="244"/>
        <w:jc w:val="both"/>
        <w:rPr>
          <w:b/>
          <w:bCs/>
          <w:sz w:val="24"/>
          <w:szCs w:val="24"/>
        </w:rPr>
      </w:pPr>
      <w:r w:rsidRPr="00B96BB0">
        <w:rPr>
          <w:b/>
          <w:bCs/>
          <w:spacing w:val="-2"/>
          <w:sz w:val="24"/>
          <w:szCs w:val="24"/>
        </w:rPr>
        <w:t>Afforestation</w:t>
      </w:r>
      <w:r w:rsidRPr="00B96BB0">
        <w:rPr>
          <w:b/>
          <w:bCs/>
          <w:spacing w:val="-4"/>
          <w:sz w:val="24"/>
          <w:szCs w:val="24"/>
        </w:rPr>
        <w:t xml:space="preserve"> </w:t>
      </w:r>
      <w:r w:rsidRPr="00B96BB0">
        <w:rPr>
          <w:b/>
          <w:bCs/>
          <w:spacing w:val="-2"/>
          <w:sz w:val="24"/>
          <w:szCs w:val="24"/>
        </w:rPr>
        <w:t>and</w:t>
      </w:r>
      <w:r w:rsidRPr="00B96BB0">
        <w:rPr>
          <w:b/>
          <w:bCs/>
          <w:spacing w:val="-4"/>
          <w:sz w:val="24"/>
          <w:szCs w:val="24"/>
        </w:rPr>
        <w:t xml:space="preserve"> </w:t>
      </w:r>
      <w:r w:rsidRPr="00B96BB0">
        <w:rPr>
          <w:b/>
          <w:bCs/>
          <w:spacing w:val="-2"/>
          <w:sz w:val="24"/>
          <w:szCs w:val="24"/>
        </w:rPr>
        <w:t>wildfire</w:t>
      </w:r>
      <w:r w:rsidRPr="00B96BB0">
        <w:rPr>
          <w:b/>
          <w:bCs/>
          <w:spacing w:val="-4"/>
          <w:sz w:val="24"/>
          <w:szCs w:val="24"/>
        </w:rPr>
        <w:t xml:space="preserve"> cost</w:t>
      </w:r>
    </w:p>
    <w:p w14:paraId="54B61727" w14:textId="01F1A6E9" w:rsidR="00982EA8" w:rsidRDefault="00B96BB0" w:rsidP="00B96BB0">
      <w:pPr>
        <w:pStyle w:val="BodyText"/>
        <w:spacing w:line="480" w:lineRule="auto"/>
        <w:ind w:left="106" w:right="38"/>
        <w:jc w:val="both"/>
      </w:pPr>
      <w:r>
        <w:t xml:space="preserve">The allocation </w:t>
      </w:r>
      <w:r>
        <w:rPr>
          <w:spacing w:val="-2"/>
        </w:rPr>
        <w:t>of</w:t>
      </w:r>
      <w:r>
        <w:rPr>
          <w:spacing w:val="-13"/>
        </w:rPr>
        <w:t xml:space="preserve"> </w:t>
      </w:r>
      <w:r>
        <w:rPr>
          <w:spacing w:val="-2"/>
        </w:rPr>
        <w:t>ecosystem</w:t>
      </w:r>
      <w:r>
        <w:rPr>
          <w:spacing w:val="-10"/>
        </w:rPr>
        <w:t xml:space="preserve"> </w:t>
      </w:r>
      <w:r>
        <w:rPr>
          <w:spacing w:val="-2"/>
        </w:rPr>
        <w:t>C</w:t>
      </w:r>
      <w:r>
        <w:rPr>
          <w:spacing w:val="-11"/>
        </w:rPr>
        <w:t xml:space="preserve"> </w:t>
      </w:r>
      <w:r>
        <w:rPr>
          <w:spacing w:val="-2"/>
        </w:rPr>
        <w:t>to</w:t>
      </w:r>
      <w:r>
        <w:rPr>
          <w:spacing w:val="-10"/>
        </w:rPr>
        <w:t xml:space="preserve"> </w:t>
      </w:r>
      <w:r>
        <w:rPr>
          <w:spacing w:val="-2"/>
        </w:rPr>
        <w:t>the</w:t>
      </w:r>
      <w:r>
        <w:rPr>
          <w:spacing w:val="-11"/>
        </w:rPr>
        <w:t xml:space="preserve"> </w:t>
      </w:r>
      <w:r>
        <w:rPr>
          <w:spacing w:val="-2"/>
        </w:rPr>
        <w:t>aboveground following grassland afforestation</w:t>
      </w:r>
      <w:r>
        <w:rPr>
          <w:spacing w:val="-10"/>
        </w:rPr>
        <w:t xml:space="preserve"> </w:t>
      </w:r>
      <w:r>
        <w:rPr>
          <w:spacing w:val="-2"/>
        </w:rPr>
        <w:t>leaves that C</w:t>
      </w:r>
      <w:r>
        <w:rPr>
          <w:spacing w:val="-10"/>
        </w:rPr>
        <w:t xml:space="preserve"> </w:t>
      </w:r>
      <w:r>
        <w:rPr>
          <w:spacing w:val="-2"/>
        </w:rPr>
        <w:t>vulnerable</w:t>
      </w:r>
      <w:r>
        <w:rPr>
          <w:spacing w:val="-11"/>
        </w:rPr>
        <w:t xml:space="preserve"> </w:t>
      </w:r>
      <w:r>
        <w:rPr>
          <w:spacing w:val="-2"/>
        </w:rPr>
        <w:t>to</w:t>
      </w:r>
      <w:r>
        <w:rPr>
          <w:spacing w:val="-10"/>
        </w:rPr>
        <w:t xml:space="preserve"> </w:t>
      </w:r>
      <w:r>
        <w:rPr>
          <w:spacing w:val="-2"/>
        </w:rPr>
        <w:t>fire-</w:t>
      </w:r>
      <w:r>
        <w:t>related loss over the longer term (i.e., 10+ years) (</w:t>
      </w:r>
      <w:hyperlink w:anchor="_bookmark22" w:history="1">
        <w:r>
          <w:rPr>
            <w:color w:val="2F4F4F"/>
          </w:rPr>
          <w:t>Harmon</w:t>
        </w:r>
      </w:hyperlink>
      <w:r>
        <w:rPr>
          <w:color w:val="2F4F4F"/>
        </w:rPr>
        <w:t xml:space="preserve"> </w:t>
      </w:r>
      <w:r>
        <w:t>[</w:t>
      </w:r>
      <w:hyperlink w:anchor="_bookmark22" w:history="1">
        <w:r>
          <w:rPr>
            <w:color w:val="2F4F4F"/>
          </w:rPr>
          <w:t>2001</w:t>
        </w:r>
      </w:hyperlink>
      <w:r>
        <w:t>],</w:t>
      </w:r>
      <w:r>
        <w:rPr>
          <w:spacing w:val="-9"/>
        </w:rPr>
        <w:t xml:space="preserve"> </w:t>
      </w:r>
      <w:hyperlink w:anchor="_bookmark7" w:history="1">
        <w:r>
          <w:rPr>
            <w:color w:val="2F4F4F"/>
          </w:rPr>
          <w:t>Donovan</w:t>
        </w:r>
        <w:r>
          <w:rPr>
            <w:color w:val="2F4F4F"/>
            <w:spacing w:val="-9"/>
          </w:rPr>
          <w:t xml:space="preserve"> </w:t>
        </w:r>
        <w:r>
          <w:rPr>
            <w:color w:val="2F4F4F"/>
          </w:rPr>
          <w:t>et</w:t>
        </w:r>
        <w:r>
          <w:rPr>
            <w:color w:val="2F4F4F"/>
            <w:spacing w:val="-9"/>
          </w:rPr>
          <w:t xml:space="preserve"> </w:t>
        </w:r>
        <w:r>
          <w:rPr>
            <w:color w:val="2F4F4F"/>
          </w:rPr>
          <w:t>al.</w:t>
        </w:r>
      </w:hyperlink>
      <w:r>
        <w:rPr>
          <w:color w:val="2F4F4F"/>
          <w:spacing w:val="-9"/>
        </w:rPr>
        <w:t xml:space="preserve"> </w:t>
      </w:r>
      <w:r>
        <w:t>[</w:t>
      </w:r>
      <w:hyperlink w:anchor="_bookmark7" w:history="1">
        <w:r>
          <w:rPr>
            <w:color w:val="2F4F4F"/>
          </w:rPr>
          <w:t>2017</w:t>
        </w:r>
      </w:hyperlink>
      <w:r>
        <w:t>]). In the U.S. Great Plains,</w:t>
      </w:r>
      <w:r>
        <w:rPr>
          <w:spacing w:val="-9"/>
        </w:rPr>
        <w:t xml:space="preserve"> </w:t>
      </w:r>
      <w:r>
        <w:t>mature</w:t>
      </w:r>
      <w:r>
        <w:rPr>
          <w:spacing w:val="-9"/>
        </w:rPr>
        <w:t xml:space="preserve"> </w:t>
      </w:r>
      <w:r>
        <w:t>juniper</w:t>
      </w:r>
      <w:r>
        <w:rPr>
          <w:spacing w:val="-9"/>
        </w:rPr>
        <w:t xml:space="preserve"> </w:t>
      </w:r>
      <w:r>
        <w:t>for</w:t>
      </w:r>
      <w:r>
        <w:rPr>
          <w:spacing w:val="-2"/>
        </w:rPr>
        <w:t>est</w:t>
      </w:r>
      <w:r>
        <w:rPr>
          <w:spacing w:val="-11"/>
        </w:rPr>
        <w:t xml:space="preserve"> </w:t>
      </w:r>
      <w:del w:id="51" w:author="Jacob Gellman" w:date="2022-12-14T23:16:00Z">
        <w:r w:rsidDel="00CA7A38">
          <w:rPr>
            <w:spacing w:val="-2"/>
          </w:rPr>
          <w:delText>first</w:delText>
        </w:r>
        <w:r w:rsidDel="00CA7A38">
          <w:rPr>
            <w:spacing w:val="-10"/>
          </w:rPr>
          <w:delText xml:space="preserve"> </w:delText>
        </w:r>
      </w:del>
      <w:ins w:id="52" w:author="Jacob Gellman" w:date="2022-12-14T23:16:00Z">
        <w:r w:rsidR="00CA7A38">
          <w:rPr>
            <w:spacing w:val="-2"/>
          </w:rPr>
          <w:t>fires</w:t>
        </w:r>
        <w:r w:rsidR="00CA7A38">
          <w:rPr>
            <w:spacing w:val="-10"/>
          </w:rPr>
          <w:t xml:space="preserve"> </w:t>
        </w:r>
      </w:ins>
      <w:r>
        <w:rPr>
          <w:spacing w:val="-2"/>
        </w:rPr>
        <w:t>are</w:t>
      </w:r>
      <w:r>
        <w:rPr>
          <w:spacing w:val="-11"/>
        </w:rPr>
        <w:t xml:space="preserve"> </w:t>
      </w:r>
      <w:r w:rsidRPr="00B96BB0">
        <w:t>disproportionality more difficult to repress relative to their grass fire counterparts</w:t>
      </w:r>
      <w:r>
        <w:rPr>
          <w:spacing w:val="-10"/>
        </w:rPr>
        <w:t xml:space="preserve"> </w:t>
      </w:r>
      <w:r>
        <w:rPr>
          <w:spacing w:val="-2"/>
        </w:rPr>
        <w:t>and more likely to</w:t>
      </w:r>
      <w:r>
        <w:rPr>
          <w:spacing w:val="-11"/>
        </w:rPr>
        <w:t xml:space="preserve"> </w:t>
      </w:r>
      <w:r>
        <w:rPr>
          <w:spacing w:val="-2"/>
        </w:rPr>
        <w:t>become</w:t>
      </w:r>
      <w:r>
        <w:rPr>
          <w:spacing w:val="-10"/>
        </w:rPr>
        <w:t xml:space="preserve"> </w:t>
      </w:r>
      <w:r>
        <w:rPr>
          <w:spacing w:val="-2"/>
        </w:rPr>
        <w:t>uncon</w:t>
      </w:r>
      <w:r>
        <w:t>trolled</w:t>
      </w:r>
      <w:r>
        <w:rPr>
          <w:spacing w:val="-13"/>
        </w:rPr>
        <w:t xml:space="preserve"> </w:t>
      </w:r>
      <w:r>
        <w:t>wildfires</w:t>
      </w:r>
      <w:r>
        <w:rPr>
          <w:spacing w:val="-12"/>
        </w:rPr>
        <w:t xml:space="preserve"> </w:t>
      </w:r>
      <w:r>
        <w:t>that</w:t>
      </w:r>
      <w:r>
        <w:rPr>
          <w:spacing w:val="-13"/>
        </w:rPr>
        <w:t xml:space="preserve"> </w:t>
      </w:r>
      <w:r>
        <w:t>negatively impact</w:t>
      </w:r>
      <w:r>
        <w:rPr>
          <w:spacing w:val="-12"/>
        </w:rPr>
        <w:t xml:space="preserve"> </w:t>
      </w:r>
      <w:r>
        <w:t>infrastructure,</w:t>
      </w:r>
      <w:r>
        <w:rPr>
          <w:spacing w:val="-13"/>
        </w:rPr>
        <w:t xml:space="preserve"> </w:t>
      </w:r>
      <w:r>
        <w:t>private</w:t>
      </w:r>
      <w:r>
        <w:rPr>
          <w:spacing w:val="-12"/>
        </w:rPr>
        <w:t xml:space="preserve"> </w:t>
      </w:r>
      <w:r>
        <w:t>property, and public health (</w:t>
      </w:r>
      <w:hyperlink w:anchor="_bookmark10" w:history="1">
        <w:r>
          <w:rPr>
            <w:color w:val="2F4F4F"/>
          </w:rPr>
          <w:t>Finney et al.</w:t>
        </w:r>
      </w:hyperlink>
      <w:r>
        <w:rPr>
          <w:color w:val="2F4F4F"/>
        </w:rPr>
        <w:t xml:space="preserve"> </w:t>
      </w:r>
      <w:r>
        <w:t>[</w:t>
      </w:r>
      <w:hyperlink w:anchor="_bookmark10" w:history="1">
        <w:r>
          <w:rPr>
            <w:color w:val="2F4F4F"/>
          </w:rPr>
          <w:t>2011</w:t>
        </w:r>
      </w:hyperlink>
      <w:r>
        <w:t xml:space="preserve">], </w:t>
      </w:r>
      <w:hyperlink w:anchor="_bookmark37" w:history="1">
        <w:proofErr w:type="spellStart"/>
        <w:r>
          <w:rPr>
            <w:color w:val="2F4F4F"/>
          </w:rPr>
          <w:t>Twidwell</w:t>
        </w:r>
        <w:proofErr w:type="spellEnd"/>
      </w:hyperlink>
      <w:r>
        <w:rPr>
          <w:color w:val="2F4F4F"/>
        </w:rPr>
        <w:t xml:space="preserve"> </w:t>
      </w:r>
      <w:r>
        <w:t>[</w:t>
      </w:r>
      <w:hyperlink w:anchor="_bookmark37" w:history="1">
        <w:r>
          <w:rPr>
            <w:color w:val="2F4F4F"/>
          </w:rPr>
          <w:t>2012</w:t>
        </w:r>
      </w:hyperlink>
      <w:r>
        <w:t xml:space="preserve">], </w:t>
      </w:r>
      <w:hyperlink w:anchor="_bookmark40" w:history="1">
        <w:proofErr w:type="spellStart"/>
        <w:r>
          <w:rPr>
            <w:color w:val="2F4F4F"/>
          </w:rPr>
          <w:t>Twidwell</w:t>
        </w:r>
        <w:proofErr w:type="spellEnd"/>
        <w:r>
          <w:rPr>
            <w:color w:val="2F4F4F"/>
          </w:rPr>
          <w:t xml:space="preserve"> et al.</w:t>
        </w:r>
      </w:hyperlink>
      <w:r>
        <w:rPr>
          <w:color w:val="2F4F4F"/>
        </w:rPr>
        <w:t xml:space="preserve"> </w:t>
      </w:r>
      <w:r>
        <w:t>[</w:t>
      </w:r>
      <w:hyperlink w:anchor="_bookmark40" w:history="1">
        <w:r>
          <w:rPr>
            <w:color w:val="2F4F4F"/>
          </w:rPr>
          <w:t>2016</w:t>
        </w:r>
      </w:hyperlink>
      <w:r>
        <w:t xml:space="preserve">]). </w:t>
      </w:r>
      <w:r w:rsidRPr="00B96BB0">
        <w:t xml:space="preserve">In </w:t>
      </w:r>
      <w:r>
        <w:t xml:space="preserve">the </w:t>
      </w:r>
      <w:r w:rsidRPr="00B96BB0">
        <w:t>2018</w:t>
      </w:r>
      <w:r>
        <w:t xml:space="preserve"> fire season</w:t>
      </w:r>
      <w:r w:rsidRPr="00B96BB0">
        <w:t>, wildfire costs to the State of California alone were estimated at $148.5 (126.1–192.9) billion, or approximately 1.5</w:t>
      </w:r>
      <w:r>
        <w:t xml:space="preserve"> percent</w:t>
      </w:r>
      <w:r w:rsidRPr="00B96BB0">
        <w:t xml:space="preserve"> of the state’s annual $3 trillion G</w:t>
      </w:r>
      <w:r>
        <w:rPr>
          <w:spacing w:val="-2"/>
        </w:rPr>
        <w:t>DP</w:t>
      </w:r>
      <w:r>
        <w:rPr>
          <w:spacing w:val="-14"/>
        </w:rPr>
        <w:t xml:space="preserve"> </w:t>
      </w:r>
      <w:r>
        <w:rPr>
          <w:spacing w:val="-2"/>
        </w:rPr>
        <w:t>(</w:t>
      </w:r>
      <w:hyperlink w:anchor="_bookmark44" w:history="1">
        <w:r>
          <w:rPr>
            <w:color w:val="2F4F4F"/>
            <w:spacing w:val="-2"/>
          </w:rPr>
          <w:t>Wang</w:t>
        </w:r>
        <w:r>
          <w:rPr>
            <w:color w:val="2F4F4F"/>
            <w:spacing w:val="-14"/>
          </w:rPr>
          <w:t xml:space="preserve"> </w:t>
        </w:r>
        <w:r>
          <w:rPr>
            <w:color w:val="2F4F4F"/>
            <w:spacing w:val="-2"/>
          </w:rPr>
          <w:t>et</w:t>
        </w:r>
        <w:r>
          <w:rPr>
            <w:color w:val="2F4F4F"/>
            <w:spacing w:val="-14"/>
          </w:rPr>
          <w:t xml:space="preserve"> </w:t>
        </w:r>
        <w:r>
          <w:rPr>
            <w:color w:val="2F4F4F"/>
            <w:spacing w:val="-2"/>
          </w:rPr>
          <w:t>al.</w:t>
        </w:r>
      </w:hyperlink>
      <w:r>
        <w:rPr>
          <w:color w:val="2F4F4F"/>
          <w:spacing w:val="-14"/>
        </w:rPr>
        <w:t xml:space="preserve"> </w:t>
      </w:r>
      <w:r>
        <w:rPr>
          <w:spacing w:val="-2"/>
        </w:rPr>
        <w:t>[</w:t>
      </w:r>
      <w:hyperlink w:anchor="_bookmark44" w:history="1">
        <w:r>
          <w:rPr>
            <w:color w:val="2F4F4F"/>
            <w:spacing w:val="-2"/>
          </w:rPr>
          <w:t>2021</w:t>
        </w:r>
      </w:hyperlink>
      <w:r>
        <w:rPr>
          <w:spacing w:val="-2"/>
        </w:rPr>
        <w:t xml:space="preserve">]). </w:t>
      </w:r>
      <w:r w:rsidRPr="00B96BB0">
        <w:t xml:space="preserve">This figure includes direct costs, such as fire suppression costs and infrastructure destruction, and indirect costs such as human health impacts, lost livestock forage, and a depleted rural tax base. In </w:t>
      </w:r>
      <w:ins w:id="53" w:author="Jacob Gellman" w:date="2022-12-14T23:18:00Z">
        <w:r w:rsidR="00AB6D1F">
          <w:t xml:space="preserve">the </w:t>
        </w:r>
      </w:ins>
      <w:r w:rsidRPr="00B96BB0">
        <w:t>2012</w:t>
      </w:r>
      <w:r>
        <w:t xml:space="preserve"> fire season</w:t>
      </w:r>
      <w:r w:rsidRPr="00B96BB0">
        <w:t>, Nebraska wildfires burned more than 500,000</w:t>
      </w:r>
      <w:r>
        <w:t xml:space="preserve"> acres,</w:t>
      </w:r>
      <w:r w:rsidRPr="00B96BB0">
        <w:t xml:space="preserve"> destroying over 60 structures, and incurring fire suppression costs</w:t>
      </w:r>
      <w:r>
        <w:t xml:space="preserve"> alone</w:t>
      </w:r>
      <w:r w:rsidRPr="00B96BB0">
        <w:t xml:space="preserve"> of nearly $12 million</w:t>
      </w:r>
      <w:r>
        <w:t xml:space="preserve"> (</w:t>
      </w:r>
      <w:hyperlink w:anchor="_bookmark45" w:history="1">
        <w:r>
          <w:rPr>
            <w:color w:val="2F4F4F"/>
          </w:rPr>
          <w:t>Nebraska</w:t>
        </w:r>
      </w:hyperlink>
      <w:r>
        <w:rPr>
          <w:color w:val="2F4F4F"/>
        </w:rPr>
        <w:t xml:space="preserve"> </w:t>
      </w:r>
      <w:hyperlink w:anchor="_bookmark45" w:history="1">
        <w:r>
          <w:rPr>
            <w:color w:val="2F4F4F"/>
          </w:rPr>
          <w:t>Forest Service</w:t>
        </w:r>
      </w:hyperlink>
      <w:r>
        <w:rPr>
          <w:color w:val="2F4F4F"/>
        </w:rPr>
        <w:t xml:space="preserve"> </w:t>
      </w:r>
      <w:r>
        <w:t>[</w:t>
      </w:r>
      <w:hyperlink w:anchor="_bookmark45" w:history="1">
        <w:r>
          <w:rPr>
            <w:color w:val="2F4F4F"/>
          </w:rPr>
          <w:t>2012</w:t>
        </w:r>
      </w:hyperlink>
      <w:r>
        <w:t>]).</w:t>
      </w:r>
      <w:r>
        <w:rPr>
          <w:spacing w:val="29"/>
        </w:rPr>
        <w:t xml:space="preserve"> </w:t>
      </w:r>
      <w:r w:rsidRPr="00B96BB0">
        <w:t>This single, direct cost (ver</w:t>
      </w:r>
      <w:r>
        <w:t>s</w:t>
      </w:r>
      <w:r w:rsidRPr="00B96BB0">
        <w:t>us the</w:t>
      </w:r>
      <w:r>
        <w:t xml:space="preserve"> myriad</w:t>
      </w:r>
      <w:r w:rsidRPr="00B96BB0">
        <w:t xml:space="preserve"> direct and indirect costs of California fires) equates to roughly 4 percent of the</w:t>
      </w:r>
      <w:r>
        <w:t xml:space="preserve"> State of Nebraska’s</w:t>
      </w:r>
      <w:r w:rsidRPr="00B96BB0">
        <w:t xml:space="preserve"> entire 2012 budget </w:t>
      </w:r>
      <w:r>
        <w:t>(</w:t>
      </w:r>
      <w:hyperlink w:anchor="_bookmark46" w:history="1">
        <w:r>
          <w:rPr>
            <w:color w:val="2F4F4F"/>
          </w:rPr>
          <w:t>Ne</w:t>
        </w:r>
      </w:hyperlink>
      <w:hyperlink w:anchor="_bookmark46" w:history="1">
        <w:r>
          <w:rPr>
            <w:color w:val="2F4F4F"/>
          </w:rPr>
          <w:t>braska Legislature</w:t>
        </w:r>
      </w:hyperlink>
      <w:r>
        <w:rPr>
          <w:color w:val="2F4F4F"/>
        </w:rPr>
        <w:t xml:space="preserve"> </w:t>
      </w:r>
      <w:r>
        <w:t>[</w:t>
      </w:r>
      <w:hyperlink w:anchor="_bookmark46" w:history="1">
        <w:r>
          <w:rPr>
            <w:color w:val="2F4F4F"/>
          </w:rPr>
          <w:t>2012</w:t>
        </w:r>
      </w:hyperlink>
      <w:r>
        <w:t>]).</w:t>
      </w:r>
      <w:r>
        <w:rPr>
          <w:spacing w:val="40"/>
        </w:rPr>
        <w:t xml:space="preserve"> </w:t>
      </w:r>
      <w:r>
        <w:t>The U.S. Department of Commerce estimates the annual national cost of wildfires to be $71.1</w:t>
      </w:r>
      <w:r>
        <w:rPr>
          <w:spacing w:val="-6"/>
        </w:rPr>
        <w:t xml:space="preserve"> </w:t>
      </w:r>
      <w:r>
        <w:t>billion</w:t>
      </w:r>
      <w:r>
        <w:rPr>
          <w:spacing w:val="-5"/>
        </w:rPr>
        <w:t xml:space="preserve"> </w:t>
      </w:r>
      <w:r>
        <w:t>to</w:t>
      </w:r>
      <w:r>
        <w:rPr>
          <w:spacing w:val="-6"/>
        </w:rPr>
        <w:t xml:space="preserve"> </w:t>
      </w:r>
      <w:r>
        <w:t>$347.8</w:t>
      </w:r>
      <w:r>
        <w:rPr>
          <w:spacing w:val="-5"/>
        </w:rPr>
        <w:t xml:space="preserve"> </w:t>
      </w:r>
      <w:r>
        <w:rPr>
          <w:spacing w:val="-2"/>
        </w:rPr>
        <w:t>billion</w:t>
      </w:r>
      <w:commentRangeStart w:id="54"/>
      <w:r>
        <w:rPr>
          <w:spacing w:val="-2"/>
        </w:rPr>
        <w:t>.</w:t>
      </w:r>
      <w:commentRangeEnd w:id="54"/>
      <w:r w:rsidR="00AB6D1F">
        <w:rPr>
          <w:rStyle w:val="CommentReference"/>
        </w:rPr>
        <w:commentReference w:id="54"/>
      </w:r>
    </w:p>
    <w:p w14:paraId="68A32069" w14:textId="77777777" w:rsidR="00982EA8" w:rsidRDefault="00982EA8" w:rsidP="00B96BB0">
      <w:pPr>
        <w:pStyle w:val="BodyText"/>
        <w:spacing w:line="480" w:lineRule="auto"/>
        <w:rPr>
          <w:sz w:val="14"/>
        </w:rPr>
      </w:pPr>
    </w:p>
    <w:p w14:paraId="551F55E7" w14:textId="14E1A494" w:rsidR="00982EA8" w:rsidRDefault="00000000" w:rsidP="00B96BB0">
      <w:pPr>
        <w:pStyle w:val="BodyText"/>
        <w:spacing w:line="480" w:lineRule="auto"/>
        <w:ind w:left="106" w:right="244"/>
        <w:jc w:val="both"/>
      </w:pPr>
      <w:r>
        <w:rPr>
          <w:spacing w:val="-2"/>
        </w:rPr>
        <w:t>Afforestation</w:t>
      </w:r>
      <w:r>
        <w:rPr>
          <w:spacing w:val="-6"/>
        </w:rPr>
        <w:t xml:space="preserve"> </w:t>
      </w:r>
      <w:r>
        <w:rPr>
          <w:spacing w:val="-2"/>
        </w:rPr>
        <w:t>of</w:t>
      </w:r>
      <w:r>
        <w:rPr>
          <w:spacing w:val="-6"/>
        </w:rPr>
        <w:t xml:space="preserve"> </w:t>
      </w:r>
      <w:r>
        <w:rPr>
          <w:spacing w:val="-2"/>
        </w:rPr>
        <w:t>U.S.</w:t>
      </w:r>
      <w:r>
        <w:rPr>
          <w:spacing w:val="-6"/>
        </w:rPr>
        <w:t xml:space="preserve"> </w:t>
      </w:r>
      <w:r>
        <w:rPr>
          <w:spacing w:val="-2"/>
        </w:rPr>
        <w:t>Great</w:t>
      </w:r>
      <w:r>
        <w:rPr>
          <w:spacing w:val="-6"/>
        </w:rPr>
        <w:t xml:space="preserve"> </w:t>
      </w:r>
      <w:r>
        <w:rPr>
          <w:spacing w:val="-2"/>
        </w:rPr>
        <w:t>Plains</w:t>
      </w:r>
      <w:r>
        <w:rPr>
          <w:spacing w:val="-6"/>
        </w:rPr>
        <w:t xml:space="preserve"> </w:t>
      </w:r>
      <w:r>
        <w:rPr>
          <w:spacing w:val="-2"/>
        </w:rPr>
        <w:t>grasslands</w:t>
      </w:r>
      <w:r>
        <w:rPr>
          <w:spacing w:val="-6"/>
        </w:rPr>
        <w:t xml:space="preserve"> </w:t>
      </w:r>
      <w:r>
        <w:rPr>
          <w:spacing w:val="-2"/>
        </w:rPr>
        <w:t>increases</w:t>
      </w:r>
      <w:r>
        <w:rPr>
          <w:spacing w:val="-6"/>
        </w:rPr>
        <w:t xml:space="preserve"> </w:t>
      </w:r>
      <w:r>
        <w:rPr>
          <w:spacing w:val="-2"/>
        </w:rPr>
        <w:t>wild</w:t>
      </w:r>
      <w:r>
        <w:t xml:space="preserve">fire risk in a region without the historical precedent or </w:t>
      </w:r>
      <w:r>
        <w:lastRenderedPageBreak/>
        <w:t>infrastructure to manage such events (</w:t>
      </w:r>
      <w:hyperlink w:anchor="_bookmark14" w:history="1">
        <w:r>
          <w:rPr>
            <w:color w:val="2F4F4F"/>
          </w:rPr>
          <w:t xml:space="preserve">Andrews and </w:t>
        </w:r>
        <w:proofErr w:type="spellStart"/>
        <w:r>
          <w:rPr>
            <w:color w:val="2F4F4F"/>
          </w:rPr>
          <w:t>Rother</w:t>
        </w:r>
      </w:hyperlink>
      <w:hyperlink w:anchor="_bookmark14" w:history="1">
        <w:r>
          <w:rPr>
            <w:color w:val="2F4F4F"/>
          </w:rPr>
          <w:t>mel</w:t>
        </w:r>
        <w:proofErr w:type="spellEnd"/>
      </w:hyperlink>
      <w:r>
        <w:rPr>
          <w:color w:val="2F4F4F"/>
        </w:rPr>
        <w:t xml:space="preserve"> </w:t>
      </w:r>
      <w:r>
        <w:t>[</w:t>
      </w:r>
      <w:hyperlink w:anchor="_bookmark14" w:history="1">
        <w:r>
          <w:rPr>
            <w:color w:val="2F4F4F"/>
          </w:rPr>
          <w:t>1982</w:t>
        </w:r>
      </w:hyperlink>
      <w:r>
        <w:t xml:space="preserve">], </w:t>
      </w:r>
      <w:hyperlink w:anchor="_bookmark18" w:history="1">
        <w:r>
          <w:rPr>
            <w:color w:val="2F4F4F"/>
          </w:rPr>
          <w:t>Bidwell et al.</w:t>
        </w:r>
      </w:hyperlink>
      <w:r>
        <w:rPr>
          <w:color w:val="2F4F4F"/>
        </w:rPr>
        <w:t xml:space="preserve"> </w:t>
      </w:r>
      <w:r>
        <w:t>[</w:t>
      </w:r>
      <w:hyperlink w:anchor="_bookmark18" w:history="1">
        <w:r>
          <w:rPr>
            <w:color w:val="2F4F4F"/>
          </w:rPr>
          <w:t>2008</w:t>
        </w:r>
      </w:hyperlink>
      <w:r>
        <w:t xml:space="preserve">], </w:t>
      </w:r>
      <w:hyperlink w:anchor="_bookmark38" w:history="1">
        <w:proofErr w:type="spellStart"/>
        <w:r>
          <w:rPr>
            <w:color w:val="2F4F4F"/>
          </w:rPr>
          <w:t>Twidwell</w:t>
        </w:r>
        <w:proofErr w:type="spellEnd"/>
        <w:r>
          <w:rPr>
            <w:color w:val="2F4F4F"/>
          </w:rPr>
          <w:t xml:space="preserve"> et al.</w:t>
        </w:r>
      </w:hyperlink>
      <w:r>
        <w:rPr>
          <w:color w:val="2F4F4F"/>
        </w:rPr>
        <w:t xml:space="preserve"> </w:t>
      </w:r>
      <w:r>
        <w:t>[</w:t>
      </w:r>
      <w:hyperlink w:anchor="_bookmark38" w:history="1">
        <w:r>
          <w:rPr>
            <w:color w:val="2F4F4F"/>
          </w:rPr>
          <w:t>2013</w:t>
        </w:r>
      </w:hyperlink>
      <w:r>
        <w:t xml:space="preserve">], </w:t>
      </w:r>
      <w:hyperlink w:anchor="_bookmark7" w:history="1">
        <w:r>
          <w:rPr>
            <w:color w:val="2F4F4F"/>
          </w:rPr>
          <w:t>Donovan et al.</w:t>
        </w:r>
      </w:hyperlink>
      <w:r>
        <w:rPr>
          <w:color w:val="2F4F4F"/>
        </w:rPr>
        <w:t xml:space="preserve"> </w:t>
      </w:r>
      <w:r>
        <w:t>[</w:t>
      </w:r>
      <w:hyperlink w:anchor="_bookmark7" w:history="1">
        <w:r>
          <w:rPr>
            <w:color w:val="2F4F4F"/>
          </w:rPr>
          <w:t>2017</w:t>
        </w:r>
      </w:hyperlink>
      <w:r>
        <w:t>]), and presents material economic, ecological, and social risk to rural communities.</w:t>
      </w:r>
      <w:r>
        <w:rPr>
          <w:spacing w:val="40"/>
        </w:rPr>
        <w:t xml:space="preserve"> </w:t>
      </w:r>
    </w:p>
    <w:p w14:paraId="2E2F5F21" w14:textId="77777777" w:rsidR="00982EA8" w:rsidRDefault="00982EA8">
      <w:pPr>
        <w:pStyle w:val="BodyText"/>
        <w:spacing w:before="2"/>
      </w:pPr>
    </w:p>
    <w:p w14:paraId="6A613127" w14:textId="77777777" w:rsidR="00982EA8" w:rsidRDefault="00000000">
      <w:pPr>
        <w:pStyle w:val="Heading1"/>
        <w:numPr>
          <w:ilvl w:val="0"/>
          <w:numId w:val="4"/>
        </w:numPr>
        <w:tabs>
          <w:tab w:val="left" w:pos="406"/>
        </w:tabs>
        <w:ind w:hanging="300"/>
      </w:pPr>
      <w:r>
        <w:t>The</w:t>
      </w:r>
      <w:r>
        <w:rPr>
          <w:spacing w:val="-10"/>
        </w:rPr>
        <w:t xml:space="preserve"> </w:t>
      </w:r>
      <w:r>
        <w:t>Potential</w:t>
      </w:r>
      <w:r>
        <w:rPr>
          <w:spacing w:val="-10"/>
        </w:rPr>
        <w:t xml:space="preserve"> </w:t>
      </w:r>
      <w:r>
        <w:t>Magnitude</w:t>
      </w:r>
      <w:r>
        <w:rPr>
          <w:spacing w:val="-10"/>
        </w:rPr>
        <w:t xml:space="preserve"> </w:t>
      </w:r>
      <w:r>
        <w:t>of</w:t>
      </w:r>
      <w:r>
        <w:rPr>
          <w:spacing w:val="-10"/>
        </w:rPr>
        <w:t xml:space="preserve"> </w:t>
      </w:r>
      <w:r>
        <w:rPr>
          <w:spacing w:val="-2"/>
        </w:rPr>
        <w:t>Afforestation</w:t>
      </w:r>
    </w:p>
    <w:p w14:paraId="1F6ABDC9" w14:textId="56B523E1" w:rsidR="00982EA8" w:rsidRDefault="00B96BB0" w:rsidP="00AB6D1F">
      <w:pPr>
        <w:pStyle w:val="BodyText"/>
        <w:spacing w:before="44" w:line="480" w:lineRule="auto"/>
        <w:ind w:left="106" w:right="244"/>
        <w:jc w:val="both"/>
      </w:pPr>
      <w:r>
        <w:t xml:space="preserve">A reanalysis of data from a study by </w:t>
      </w:r>
      <w:hyperlink w:anchor="_bookmark8" w:history="1">
        <w:r>
          <w:rPr>
            <w:color w:val="2F4F4F"/>
          </w:rPr>
          <w:t>Nielsen et al.</w:t>
        </w:r>
      </w:hyperlink>
      <w:r>
        <w:rPr>
          <w:color w:val="2F4F4F"/>
        </w:rPr>
        <w:t xml:space="preserve"> (</w:t>
      </w:r>
      <w:r>
        <w:rPr>
          <w:spacing w:val="-2"/>
        </w:rPr>
        <w:t>[</w:t>
      </w:r>
      <w:hyperlink w:anchor="_bookmark8" w:history="1">
        <w:r>
          <w:rPr>
            <w:color w:val="2F4F4F"/>
            <w:spacing w:val="-2"/>
          </w:rPr>
          <w:t>2014</w:t>
        </w:r>
      </w:hyperlink>
      <w:r>
        <w:rPr>
          <w:spacing w:val="-2"/>
        </w:rPr>
        <w:t>])</w:t>
      </w:r>
      <w:r>
        <w:rPr>
          <w:spacing w:val="-8"/>
        </w:rPr>
        <w:t xml:space="preserve"> </w:t>
      </w:r>
      <w:r>
        <w:rPr>
          <w:spacing w:val="-2"/>
        </w:rPr>
        <w:t>indicates</w:t>
      </w:r>
      <w:r>
        <w:rPr>
          <w:spacing w:val="-8"/>
        </w:rPr>
        <w:t xml:space="preserve"> </w:t>
      </w:r>
      <w:r>
        <w:rPr>
          <w:spacing w:val="-2"/>
        </w:rPr>
        <w:t>that</w:t>
      </w:r>
      <w:r>
        <w:rPr>
          <w:spacing w:val="-8"/>
        </w:rPr>
        <w:t xml:space="preserve"> </w:t>
      </w:r>
      <w:r>
        <w:rPr>
          <w:spacing w:val="-2"/>
        </w:rPr>
        <w:t>an</w:t>
      </w:r>
      <w:r>
        <w:rPr>
          <w:spacing w:val="-8"/>
        </w:rPr>
        <w:t xml:space="preserve"> </w:t>
      </w:r>
      <w:r>
        <w:rPr>
          <w:spacing w:val="-2"/>
        </w:rPr>
        <w:t>additional</w:t>
      </w:r>
      <w:r>
        <w:rPr>
          <w:spacing w:val="-8"/>
        </w:rPr>
        <w:t xml:space="preserve"> </w:t>
      </w:r>
      <w:del w:id="55" w:author="Jacob Gellman" w:date="2022-12-14T23:24:00Z">
        <w:r w:rsidDel="00AB6D1F">
          <w:rPr>
            <w:spacing w:val="-2"/>
          </w:rPr>
          <w:delText>118.4</w:delText>
        </w:r>
      </w:del>
      <w:ins w:id="56" w:author="Jacob Gellman" w:date="2022-12-22T14:36:00Z">
        <w:r w:rsidR="000B763F">
          <w:rPr>
            <w:spacing w:val="-2"/>
          </w:rPr>
          <w:t xml:space="preserve"> </w:t>
        </w:r>
      </w:ins>
      <w:ins w:id="57" w:author="Jacob Gellman" w:date="2022-12-14T23:24:00Z">
        <w:r w:rsidR="00AB6D1F">
          <w:rPr>
            <w:spacing w:val="-2"/>
          </w:rPr>
          <w:t>61.2</w:t>
        </w:r>
      </w:ins>
      <w:r>
        <w:rPr>
          <w:spacing w:val="-8"/>
        </w:rPr>
        <w:t xml:space="preserve"> </w:t>
      </w:r>
      <w:r>
        <w:rPr>
          <w:spacing w:val="-2"/>
        </w:rPr>
        <w:t>million</w:t>
      </w:r>
      <w:r>
        <w:rPr>
          <w:spacing w:val="-8"/>
        </w:rPr>
        <w:t xml:space="preserve"> </w:t>
      </w:r>
      <w:r>
        <w:rPr>
          <w:spacing w:val="-2"/>
        </w:rPr>
        <w:t>acres</w:t>
      </w:r>
      <w:r>
        <w:rPr>
          <w:spacing w:val="-8"/>
        </w:rPr>
        <w:t xml:space="preserve"> </w:t>
      </w:r>
      <w:r>
        <w:rPr>
          <w:spacing w:val="-2"/>
        </w:rPr>
        <w:t>of</w:t>
      </w:r>
      <w:r>
        <w:rPr>
          <w:spacing w:val="-8"/>
        </w:rPr>
        <w:t xml:space="preserve"> </w:t>
      </w:r>
      <w:r>
        <w:rPr>
          <w:spacing w:val="-2"/>
        </w:rPr>
        <w:t>range</w:t>
      </w:r>
      <w:r>
        <w:t xml:space="preserve">land, </w:t>
      </w:r>
      <w:del w:id="58" w:author="Jacob Gellman" w:date="2022-12-14T23:24:00Z">
        <w:r w:rsidDel="00AB6D1F">
          <w:delText>48.2</w:delText>
        </w:r>
      </w:del>
      <w:ins w:id="59" w:author="Jacob Gellman" w:date="2022-12-22T14:36:00Z">
        <w:r w:rsidR="000B763F">
          <w:t xml:space="preserve"> </w:t>
        </w:r>
      </w:ins>
      <w:ins w:id="60" w:author="Jacob Gellman" w:date="2022-12-14T23:24:00Z">
        <w:r w:rsidR="00AB6D1F">
          <w:t>12.8</w:t>
        </w:r>
      </w:ins>
      <w:r>
        <w:t xml:space="preserve"> million acres of pasture land, and </w:t>
      </w:r>
      <w:del w:id="61" w:author="Jacob Gellman" w:date="2022-12-14T23:24:00Z">
        <w:r w:rsidDel="00AB6D1F">
          <w:delText>79.2</w:delText>
        </w:r>
      </w:del>
      <w:ins w:id="62" w:author="Jacob Gellman" w:date="2022-12-22T14:36:00Z">
        <w:r w:rsidR="000B763F">
          <w:t xml:space="preserve"> </w:t>
        </w:r>
      </w:ins>
      <w:ins w:id="63" w:author="Jacob Gellman" w:date="2022-12-14T23:24:00Z">
        <w:r w:rsidR="00AB6D1F">
          <w:t>15.3</w:t>
        </w:r>
      </w:ins>
      <w:r>
        <w:t xml:space="preserve"> million acres of cropland </w:t>
      </w:r>
      <w:del w:id="64" w:author="Jacob Gellman" w:date="2022-12-14T23:25:00Z">
        <w:r w:rsidDel="00AB6D1F">
          <w:delText>is vulnerable to afforestation</w:delText>
        </w:r>
      </w:del>
      <w:ins w:id="65" w:author="Jacob Gellman" w:date="2022-12-22T14:36:00Z">
        <w:r w:rsidR="000B763F">
          <w:t xml:space="preserve"> </w:t>
        </w:r>
      </w:ins>
      <w:ins w:id="66" w:author="Jacob Gellman" w:date="2022-12-14T23:25:00Z">
        <w:r w:rsidR="00AB6D1F">
          <w:t>could be afforested</w:t>
        </w:r>
      </w:ins>
      <w:r>
        <w:t xml:space="preserve"> in the United States under a scenario in which carbon credits are priced at 50 USD metric</w:t>
      </w:r>
      <w:r>
        <w:rPr>
          <w:spacing w:val="15"/>
        </w:rPr>
        <w:t xml:space="preserve"> </w:t>
      </w:r>
      <w:r>
        <w:t>ton</w:t>
      </w:r>
      <w:r w:rsidRPr="00B96BB0">
        <w:rPr>
          <w:vertAlign w:val="superscript"/>
        </w:rPr>
        <w:t xml:space="preserve">-1 </w:t>
      </w:r>
      <w:r>
        <w:t>CO</w:t>
      </w:r>
      <w:r w:rsidRPr="00B96BB0">
        <w:rPr>
          <w:vertAlign w:val="subscript"/>
        </w:rPr>
        <w:t>2</w:t>
      </w:r>
      <w:r>
        <w:t>-e.</w:t>
      </w:r>
      <w:r>
        <w:rPr>
          <w:spacing w:val="67"/>
        </w:rPr>
        <w:t xml:space="preserve"> </w:t>
      </w:r>
      <w:r>
        <w:t>In</w:t>
      </w:r>
      <w:r>
        <w:rPr>
          <w:spacing w:val="14"/>
        </w:rPr>
        <w:t xml:space="preserve"> </w:t>
      </w:r>
      <w:r>
        <w:t>this</w:t>
      </w:r>
      <w:r>
        <w:rPr>
          <w:spacing w:val="15"/>
        </w:rPr>
        <w:t xml:space="preserve"> </w:t>
      </w:r>
      <w:r>
        <w:t>scenario,</w:t>
      </w:r>
      <w:r>
        <w:rPr>
          <w:spacing w:val="19"/>
        </w:rPr>
        <w:t xml:space="preserve"> </w:t>
      </w:r>
      <w:r>
        <w:t>nearly</w:t>
      </w:r>
      <w:r>
        <w:rPr>
          <w:spacing w:val="15"/>
        </w:rPr>
        <w:t xml:space="preserve"> </w:t>
      </w:r>
      <w:r>
        <w:t>half</w:t>
      </w:r>
      <w:r>
        <w:rPr>
          <w:spacing w:val="15"/>
        </w:rPr>
        <w:t xml:space="preserve"> </w:t>
      </w:r>
      <w:r>
        <w:t>of</w:t>
      </w:r>
      <w:r>
        <w:rPr>
          <w:spacing w:val="14"/>
        </w:rPr>
        <w:t xml:space="preserve"> </w:t>
      </w:r>
      <w:r>
        <w:t>the</w:t>
      </w:r>
      <w:r>
        <w:rPr>
          <w:spacing w:val="16"/>
        </w:rPr>
        <w:t xml:space="preserve"> </w:t>
      </w:r>
      <w:r>
        <w:rPr>
          <w:spacing w:val="-2"/>
        </w:rPr>
        <w:t>carbon</w:t>
      </w:r>
      <w:r w:rsidR="00AB6D1F">
        <w:t xml:space="preserve"> </w:t>
      </w:r>
      <w:r>
        <w:t xml:space="preserve">sequestered from afforested lands (93.7 of the 200 M tons) </w:t>
      </w:r>
      <w:r>
        <w:rPr>
          <w:spacing w:val="-2"/>
        </w:rPr>
        <w:t>comes</w:t>
      </w:r>
      <w:r>
        <w:rPr>
          <w:spacing w:val="-11"/>
        </w:rPr>
        <w:t xml:space="preserve"> </w:t>
      </w:r>
      <w:r>
        <w:rPr>
          <w:spacing w:val="-2"/>
        </w:rPr>
        <w:t>from</w:t>
      </w:r>
      <w:r>
        <w:rPr>
          <w:spacing w:val="-10"/>
        </w:rPr>
        <w:t xml:space="preserve"> </w:t>
      </w:r>
      <w:r>
        <w:rPr>
          <w:spacing w:val="-2"/>
        </w:rPr>
        <w:t>rangeland,</w:t>
      </w:r>
      <w:r>
        <w:rPr>
          <w:spacing w:val="-11"/>
        </w:rPr>
        <w:t xml:space="preserve"> </w:t>
      </w:r>
      <w:r>
        <w:rPr>
          <w:spacing w:val="-2"/>
        </w:rPr>
        <w:t>i.e.,</w:t>
      </w:r>
      <w:r>
        <w:rPr>
          <w:spacing w:val="-8"/>
        </w:rPr>
        <w:t xml:space="preserve"> </w:t>
      </w:r>
      <w:r>
        <w:rPr>
          <w:spacing w:val="-2"/>
        </w:rPr>
        <w:t>previously</w:t>
      </w:r>
      <w:r>
        <w:rPr>
          <w:spacing w:val="-11"/>
        </w:rPr>
        <w:t xml:space="preserve"> </w:t>
      </w:r>
      <w:r>
        <w:rPr>
          <w:spacing w:val="-2"/>
        </w:rPr>
        <w:t>grassland</w:t>
      </w:r>
      <w:r>
        <w:rPr>
          <w:spacing w:val="-10"/>
        </w:rPr>
        <w:t xml:space="preserve"> </w:t>
      </w:r>
      <w:r>
        <w:rPr>
          <w:spacing w:val="-2"/>
        </w:rPr>
        <w:t>cover,</w:t>
      </w:r>
      <w:r>
        <w:rPr>
          <w:spacing w:val="-8"/>
        </w:rPr>
        <w:t xml:space="preserve"> </w:t>
      </w:r>
      <w:r>
        <w:rPr>
          <w:spacing w:val="-2"/>
        </w:rPr>
        <w:t>acr</w:t>
      </w:r>
      <w:bookmarkStart w:id="67" w:name="_bookmark0"/>
      <w:bookmarkEnd w:id="67"/>
      <w:r>
        <w:rPr>
          <w:spacing w:val="-2"/>
        </w:rPr>
        <w:t xml:space="preserve">es </w:t>
      </w:r>
      <w:r>
        <w:t>(fig.</w:t>
      </w:r>
      <w:r>
        <w:rPr>
          <w:spacing w:val="49"/>
        </w:rPr>
        <w:t xml:space="preserve"> </w:t>
      </w:r>
      <w:r>
        <w:t>3),</w:t>
      </w:r>
      <w:r>
        <w:rPr>
          <w:spacing w:val="12"/>
        </w:rPr>
        <w:t xml:space="preserve"> </w:t>
      </w:r>
      <w:r>
        <w:t>and</w:t>
      </w:r>
      <w:r>
        <w:rPr>
          <w:spacing w:val="9"/>
        </w:rPr>
        <w:t xml:space="preserve"> </w:t>
      </w:r>
      <w:r>
        <w:t>much</w:t>
      </w:r>
      <w:r>
        <w:rPr>
          <w:spacing w:val="7"/>
        </w:rPr>
        <w:t xml:space="preserve"> </w:t>
      </w:r>
      <w:r>
        <w:t>of</w:t>
      </w:r>
      <w:r>
        <w:rPr>
          <w:spacing w:val="9"/>
        </w:rPr>
        <w:t xml:space="preserve"> </w:t>
      </w:r>
      <w:r>
        <w:t>this</w:t>
      </w:r>
      <w:r>
        <w:rPr>
          <w:spacing w:val="8"/>
        </w:rPr>
        <w:t xml:space="preserve"> </w:t>
      </w:r>
      <w:r>
        <w:t>rangeland</w:t>
      </w:r>
      <w:r>
        <w:rPr>
          <w:spacing w:val="8"/>
        </w:rPr>
        <w:t xml:space="preserve"> </w:t>
      </w:r>
      <w:r>
        <w:t>is</w:t>
      </w:r>
      <w:r>
        <w:rPr>
          <w:spacing w:val="8"/>
        </w:rPr>
        <w:t xml:space="preserve"> </w:t>
      </w:r>
      <w:r>
        <w:t>concentrated</w:t>
      </w:r>
      <w:r>
        <w:rPr>
          <w:spacing w:val="8"/>
        </w:rPr>
        <w:t xml:space="preserve"> </w:t>
      </w:r>
      <w:r>
        <w:t>in</w:t>
      </w:r>
      <w:r>
        <w:rPr>
          <w:spacing w:val="9"/>
        </w:rPr>
        <w:t xml:space="preserve"> </w:t>
      </w:r>
      <w:r>
        <w:rPr>
          <w:spacing w:val="-5"/>
        </w:rPr>
        <w:t>the</w:t>
      </w:r>
      <w:r>
        <w:t xml:space="preserve"> U.S. Great Plains, where grasslands are already imperiled by</w:t>
      </w:r>
      <w:r>
        <w:rPr>
          <w:spacing w:val="-9"/>
        </w:rPr>
        <w:t xml:space="preserve"> </w:t>
      </w:r>
      <w:r>
        <w:t>conversion</w:t>
      </w:r>
      <w:r>
        <w:rPr>
          <w:spacing w:val="-9"/>
        </w:rPr>
        <w:t xml:space="preserve"> </w:t>
      </w:r>
      <w:r>
        <w:t>to</w:t>
      </w:r>
      <w:r>
        <w:rPr>
          <w:spacing w:val="-9"/>
        </w:rPr>
        <w:t xml:space="preserve"> </w:t>
      </w:r>
      <w:r>
        <w:t>cropland,</w:t>
      </w:r>
      <w:r>
        <w:rPr>
          <w:spacing w:val="-9"/>
        </w:rPr>
        <w:t xml:space="preserve"> </w:t>
      </w:r>
      <w:r>
        <w:t>fragmentation</w:t>
      </w:r>
      <w:r>
        <w:rPr>
          <w:spacing w:val="-9"/>
        </w:rPr>
        <w:t xml:space="preserve"> </w:t>
      </w:r>
      <w:r>
        <w:t>by</w:t>
      </w:r>
      <w:r>
        <w:rPr>
          <w:spacing w:val="-9"/>
        </w:rPr>
        <w:t xml:space="preserve"> </w:t>
      </w:r>
      <w:r>
        <w:t>urban</w:t>
      </w:r>
      <w:r>
        <w:rPr>
          <w:spacing w:val="-9"/>
        </w:rPr>
        <w:t xml:space="preserve"> </w:t>
      </w:r>
      <w:r>
        <w:t>and</w:t>
      </w:r>
      <w:r>
        <w:rPr>
          <w:spacing w:val="-9"/>
        </w:rPr>
        <w:t xml:space="preserve"> </w:t>
      </w:r>
      <w:r>
        <w:t>suburban</w:t>
      </w:r>
      <w:r>
        <w:rPr>
          <w:spacing w:val="-13"/>
        </w:rPr>
        <w:t xml:space="preserve"> </w:t>
      </w:r>
      <w:r>
        <w:t>sprawl,</w:t>
      </w:r>
      <w:r>
        <w:rPr>
          <w:spacing w:val="-12"/>
        </w:rPr>
        <w:t xml:space="preserve"> </w:t>
      </w:r>
      <w:r>
        <w:t>and</w:t>
      </w:r>
      <w:r>
        <w:rPr>
          <w:spacing w:val="-13"/>
        </w:rPr>
        <w:t xml:space="preserve"> </w:t>
      </w:r>
      <w:r>
        <w:t>suppression</w:t>
      </w:r>
      <w:r>
        <w:rPr>
          <w:spacing w:val="-12"/>
        </w:rPr>
        <w:t xml:space="preserve"> </w:t>
      </w:r>
      <w:r>
        <w:t>of</w:t>
      </w:r>
      <w:r>
        <w:rPr>
          <w:spacing w:val="-13"/>
        </w:rPr>
        <w:t xml:space="preserve"> </w:t>
      </w:r>
      <w:r>
        <w:t>reinforcing</w:t>
      </w:r>
      <w:r>
        <w:rPr>
          <w:spacing w:val="-12"/>
        </w:rPr>
        <w:t xml:space="preserve"> </w:t>
      </w:r>
      <w:r>
        <w:t>ecological</w:t>
      </w:r>
      <w:r>
        <w:rPr>
          <w:spacing w:val="-13"/>
        </w:rPr>
        <w:t xml:space="preserve"> </w:t>
      </w:r>
      <w:r>
        <w:t>pr</w:t>
      </w:r>
      <w:bookmarkStart w:id="68" w:name="_bookmark1"/>
      <w:bookmarkEnd w:id="68"/>
      <w:r>
        <w:t>o</w:t>
      </w:r>
      <w:r>
        <w:rPr>
          <w:spacing w:val="-2"/>
        </w:rPr>
        <w:t>cesses,</w:t>
      </w:r>
      <w:r>
        <w:rPr>
          <w:spacing w:val="-13"/>
        </w:rPr>
        <w:t xml:space="preserve"> </w:t>
      </w:r>
      <w:r>
        <w:rPr>
          <w:spacing w:val="-2"/>
        </w:rPr>
        <w:t>like</w:t>
      </w:r>
      <w:r>
        <w:rPr>
          <w:spacing w:val="-10"/>
        </w:rPr>
        <w:t xml:space="preserve"> </w:t>
      </w:r>
      <w:r>
        <w:rPr>
          <w:spacing w:val="-2"/>
        </w:rPr>
        <w:t>fire,</w:t>
      </w:r>
      <w:r>
        <w:rPr>
          <w:spacing w:val="-11"/>
        </w:rPr>
        <w:t xml:space="preserve"> </w:t>
      </w:r>
      <w:r>
        <w:rPr>
          <w:spacing w:val="-2"/>
        </w:rPr>
        <w:t>flood,</w:t>
      </w:r>
      <w:r>
        <w:rPr>
          <w:spacing w:val="-10"/>
        </w:rPr>
        <w:t xml:space="preserve"> </w:t>
      </w:r>
      <w:r>
        <w:rPr>
          <w:spacing w:val="-2"/>
        </w:rPr>
        <w:t>and</w:t>
      </w:r>
      <w:r>
        <w:rPr>
          <w:spacing w:val="-11"/>
        </w:rPr>
        <w:t xml:space="preserve"> </w:t>
      </w:r>
      <w:r>
        <w:rPr>
          <w:spacing w:val="-2"/>
        </w:rPr>
        <w:t>high</w:t>
      </w:r>
      <w:r>
        <w:rPr>
          <w:spacing w:val="-10"/>
        </w:rPr>
        <w:t xml:space="preserve"> </w:t>
      </w:r>
      <w:r>
        <w:rPr>
          <w:spacing w:val="-2"/>
        </w:rPr>
        <w:t>intensity-short</w:t>
      </w:r>
      <w:r>
        <w:rPr>
          <w:spacing w:val="-11"/>
        </w:rPr>
        <w:t xml:space="preserve"> </w:t>
      </w:r>
      <w:r>
        <w:rPr>
          <w:spacing w:val="-2"/>
        </w:rPr>
        <w:t>duration</w:t>
      </w:r>
      <w:r>
        <w:rPr>
          <w:spacing w:val="-10"/>
        </w:rPr>
        <w:t xml:space="preserve"> </w:t>
      </w:r>
      <w:r>
        <w:rPr>
          <w:spacing w:val="-2"/>
        </w:rPr>
        <w:t>graz</w:t>
      </w:r>
      <w:r>
        <w:rPr>
          <w:spacing w:val="-4"/>
        </w:rPr>
        <w:t>ing.</w:t>
      </w:r>
    </w:p>
    <w:p w14:paraId="5CFF933F" w14:textId="77777777" w:rsidR="00982EA8" w:rsidRDefault="00982EA8">
      <w:pPr>
        <w:pStyle w:val="BodyText"/>
        <w:spacing w:before="11"/>
        <w:rPr>
          <w:sz w:val="19"/>
        </w:rPr>
      </w:pPr>
    </w:p>
    <w:p w14:paraId="53C0BFD0" w14:textId="77777777" w:rsidR="00982EA8" w:rsidRDefault="00000000">
      <w:pPr>
        <w:pStyle w:val="Heading1"/>
        <w:numPr>
          <w:ilvl w:val="0"/>
          <w:numId w:val="4"/>
        </w:numPr>
        <w:tabs>
          <w:tab w:val="left" w:pos="406"/>
        </w:tabs>
        <w:ind w:hanging="300"/>
        <w:jc w:val="both"/>
      </w:pPr>
      <w:r>
        <w:rPr>
          <w:spacing w:val="-2"/>
        </w:rPr>
        <w:t>Conclusion</w:t>
      </w:r>
    </w:p>
    <w:p w14:paraId="248B65EE" w14:textId="06BD487A" w:rsidR="00982EA8" w:rsidRDefault="00000000" w:rsidP="00B96BB0">
      <w:pPr>
        <w:pStyle w:val="BodyText"/>
        <w:spacing w:before="44" w:line="480" w:lineRule="auto"/>
        <w:ind w:left="106" w:right="54"/>
        <w:jc w:val="both"/>
      </w:pPr>
      <w:r>
        <w:t xml:space="preserve">U.S. Great Plains grassland afforestation may </w:t>
      </w:r>
      <w:bookmarkStart w:id="69" w:name="_bookmark2"/>
      <w:bookmarkStart w:id="70" w:name="_bookmark3"/>
      <w:bookmarkEnd w:id="69"/>
      <w:bookmarkEnd w:id="70"/>
      <w:r>
        <w:t>initially appear to be a cost effective NCS pathway to generate</w:t>
      </w:r>
      <w:r w:rsidR="00B96BB0">
        <w:t xml:space="preserve"> the</w:t>
      </w:r>
      <w:r>
        <w:t xml:space="preserve"> carbon offsets needed by governments, companies, and other entities</w:t>
      </w:r>
      <w:r>
        <w:rPr>
          <w:spacing w:val="-13"/>
        </w:rPr>
        <w:t xml:space="preserve"> </w:t>
      </w:r>
      <w:r>
        <w:t>to</w:t>
      </w:r>
      <w:r>
        <w:rPr>
          <w:spacing w:val="-12"/>
        </w:rPr>
        <w:t xml:space="preserve"> </w:t>
      </w:r>
      <w:r>
        <w:t>reach</w:t>
      </w:r>
      <w:r>
        <w:rPr>
          <w:spacing w:val="-13"/>
        </w:rPr>
        <w:t xml:space="preserve"> </w:t>
      </w:r>
      <w:r>
        <w:t>their</w:t>
      </w:r>
      <w:r>
        <w:rPr>
          <w:spacing w:val="-12"/>
        </w:rPr>
        <w:t xml:space="preserve"> </w:t>
      </w:r>
      <w:r>
        <w:t>decarbonization</w:t>
      </w:r>
      <w:r>
        <w:rPr>
          <w:spacing w:val="-13"/>
        </w:rPr>
        <w:t xml:space="preserve"> </w:t>
      </w:r>
      <w:r>
        <w:t>targets.</w:t>
      </w:r>
      <w:r>
        <w:rPr>
          <w:spacing w:val="3"/>
        </w:rPr>
        <w:t xml:space="preserve"> </w:t>
      </w:r>
      <w:r>
        <w:t>Yet</w:t>
      </w:r>
      <w:r>
        <w:rPr>
          <w:spacing w:val="-13"/>
        </w:rPr>
        <w:t xml:space="preserve"> </w:t>
      </w:r>
      <w:r>
        <w:t>the</w:t>
      </w:r>
      <w:r>
        <w:rPr>
          <w:spacing w:val="-12"/>
        </w:rPr>
        <w:t xml:space="preserve"> </w:t>
      </w:r>
      <w:r>
        <w:t>social and ecological costs of grassland afforestation in the U</w:t>
      </w:r>
      <w:bookmarkStart w:id="71" w:name="_bookmark6"/>
      <w:bookmarkEnd w:id="71"/>
      <w:r>
        <w:t>.S. Great Plains are steep, and include increased vulnerability to</w:t>
      </w:r>
      <w:r>
        <w:rPr>
          <w:spacing w:val="-13"/>
        </w:rPr>
        <w:t xml:space="preserve"> </w:t>
      </w:r>
      <w:r>
        <w:t>wildfires,</w:t>
      </w:r>
      <w:r>
        <w:rPr>
          <w:spacing w:val="-13"/>
        </w:rPr>
        <w:t xml:space="preserve"> </w:t>
      </w:r>
      <w:r>
        <w:t>loss</w:t>
      </w:r>
      <w:r>
        <w:rPr>
          <w:spacing w:val="-12"/>
        </w:rPr>
        <w:t xml:space="preserve"> </w:t>
      </w:r>
      <w:r>
        <w:t>of</w:t>
      </w:r>
      <w:r>
        <w:rPr>
          <w:spacing w:val="-13"/>
        </w:rPr>
        <w:t xml:space="preserve"> </w:t>
      </w:r>
      <w:r>
        <w:t>grassland</w:t>
      </w:r>
      <w:r>
        <w:rPr>
          <w:spacing w:val="-12"/>
        </w:rPr>
        <w:t xml:space="preserve"> </w:t>
      </w:r>
      <w:r w:rsidRPr="00E562C7">
        <w:t xml:space="preserve">habitat </w:t>
      </w:r>
      <w:r w:rsidR="00B96BB0" w:rsidRPr="00E562C7">
        <w:t>and forage production</w:t>
      </w:r>
      <w:r w:rsidRPr="00E562C7">
        <w:t xml:space="preserve">, and the </w:t>
      </w:r>
      <w:r w:rsidR="00B96BB0" w:rsidRPr="00E562C7">
        <w:t xml:space="preserve">viability of </w:t>
      </w:r>
      <w:r w:rsidRPr="00E562C7">
        <w:t xml:space="preserve">long-term </w:t>
      </w:r>
      <w:r w:rsidR="00B96BB0" w:rsidRPr="00E562C7">
        <w:t xml:space="preserve">(10+ year) carbon </w:t>
      </w:r>
      <w:r w:rsidRPr="00E562C7">
        <w:t>storage on itself</w:t>
      </w:r>
      <w:r>
        <w:rPr>
          <w:spacing w:val="-2"/>
        </w:rPr>
        <w:t>,</w:t>
      </w:r>
      <w:r>
        <w:rPr>
          <w:spacing w:val="-5"/>
        </w:rPr>
        <w:t xml:space="preserve"> </w:t>
      </w:r>
      <w:r>
        <w:rPr>
          <w:spacing w:val="-2"/>
        </w:rPr>
        <w:t>especially</w:t>
      </w:r>
      <w:r>
        <w:rPr>
          <w:spacing w:val="-8"/>
        </w:rPr>
        <w:t xml:space="preserve"> </w:t>
      </w:r>
      <w:r>
        <w:rPr>
          <w:spacing w:val="-2"/>
        </w:rPr>
        <w:t>if afforestation</w:t>
      </w:r>
      <w:r>
        <w:rPr>
          <w:spacing w:val="-6"/>
        </w:rPr>
        <w:t xml:space="preserve"> </w:t>
      </w:r>
      <w:r>
        <w:rPr>
          <w:spacing w:val="-2"/>
        </w:rPr>
        <w:t>reduces</w:t>
      </w:r>
      <w:r>
        <w:rPr>
          <w:spacing w:val="-6"/>
        </w:rPr>
        <w:t xml:space="preserve"> </w:t>
      </w:r>
      <w:r>
        <w:rPr>
          <w:spacing w:val="-2"/>
        </w:rPr>
        <w:t>soil</w:t>
      </w:r>
      <w:r>
        <w:rPr>
          <w:spacing w:val="-6"/>
        </w:rPr>
        <w:t xml:space="preserve"> </w:t>
      </w:r>
      <w:r>
        <w:rPr>
          <w:spacing w:val="-2"/>
        </w:rPr>
        <w:t>carbon</w:t>
      </w:r>
      <w:r>
        <w:rPr>
          <w:spacing w:val="-6"/>
        </w:rPr>
        <w:t xml:space="preserve"> </w:t>
      </w:r>
      <w:r>
        <w:rPr>
          <w:spacing w:val="-2"/>
        </w:rPr>
        <w:t>storage</w:t>
      </w:r>
      <w:r>
        <w:rPr>
          <w:spacing w:val="-6"/>
        </w:rPr>
        <w:t xml:space="preserve"> </w:t>
      </w:r>
      <w:r>
        <w:rPr>
          <w:spacing w:val="-2"/>
        </w:rPr>
        <w:t>equilibria</w:t>
      </w:r>
      <w:r>
        <w:rPr>
          <w:spacing w:val="-6"/>
        </w:rPr>
        <w:t xml:space="preserve"> </w:t>
      </w:r>
      <w:r>
        <w:rPr>
          <w:spacing w:val="-2"/>
        </w:rPr>
        <w:t>and</w:t>
      </w:r>
      <w:r>
        <w:rPr>
          <w:spacing w:val="-6"/>
        </w:rPr>
        <w:t xml:space="preserve"> </w:t>
      </w:r>
      <w:bookmarkStart w:id="72" w:name="_bookmark5"/>
      <w:bookmarkEnd w:id="72"/>
      <w:r>
        <w:rPr>
          <w:spacing w:val="-2"/>
        </w:rPr>
        <w:t>wild</w:t>
      </w:r>
      <w:r>
        <w:t>fire occurs.</w:t>
      </w:r>
      <w:r>
        <w:rPr>
          <w:spacing w:val="40"/>
        </w:rPr>
        <w:t xml:space="preserve"> </w:t>
      </w:r>
      <w:r>
        <w:t xml:space="preserve">Including such considerations in the scoping </w:t>
      </w:r>
      <w:r>
        <w:rPr>
          <w:spacing w:val="-2"/>
        </w:rPr>
        <w:t>phase</w:t>
      </w:r>
      <w:r>
        <w:rPr>
          <w:spacing w:val="-11"/>
        </w:rPr>
        <w:t xml:space="preserve"> </w:t>
      </w:r>
      <w:r>
        <w:rPr>
          <w:spacing w:val="-2"/>
        </w:rPr>
        <w:t>of</w:t>
      </w:r>
      <w:r>
        <w:rPr>
          <w:spacing w:val="-10"/>
        </w:rPr>
        <w:t xml:space="preserve"> </w:t>
      </w:r>
      <w:r>
        <w:rPr>
          <w:spacing w:val="-2"/>
        </w:rPr>
        <w:t>an</w:t>
      </w:r>
      <w:r>
        <w:rPr>
          <w:spacing w:val="-11"/>
        </w:rPr>
        <w:t xml:space="preserve"> </w:t>
      </w:r>
      <w:r>
        <w:rPr>
          <w:spacing w:val="-2"/>
        </w:rPr>
        <w:t>NCS</w:t>
      </w:r>
      <w:r>
        <w:rPr>
          <w:spacing w:val="-10"/>
        </w:rPr>
        <w:t xml:space="preserve"> </w:t>
      </w:r>
      <w:r>
        <w:rPr>
          <w:spacing w:val="-2"/>
        </w:rPr>
        <w:t>project</w:t>
      </w:r>
      <w:r>
        <w:rPr>
          <w:spacing w:val="-11"/>
        </w:rPr>
        <w:t xml:space="preserve"> </w:t>
      </w:r>
      <w:r>
        <w:rPr>
          <w:spacing w:val="-2"/>
        </w:rPr>
        <w:t>is</w:t>
      </w:r>
      <w:r>
        <w:rPr>
          <w:spacing w:val="-10"/>
        </w:rPr>
        <w:t xml:space="preserve"> </w:t>
      </w:r>
      <w:r>
        <w:rPr>
          <w:spacing w:val="-2"/>
        </w:rPr>
        <w:t>therefore</w:t>
      </w:r>
      <w:r>
        <w:rPr>
          <w:spacing w:val="-11"/>
        </w:rPr>
        <w:t xml:space="preserve"> </w:t>
      </w:r>
      <w:r>
        <w:rPr>
          <w:spacing w:val="-2"/>
        </w:rPr>
        <w:t>critical</w:t>
      </w:r>
      <w:r>
        <w:rPr>
          <w:spacing w:val="-10"/>
        </w:rPr>
        <w:t xml:space="preserve"> </w:t>
      </w:r>
      <w:r>
        <w:rPr>
          <w:spacing w:val="-2"/>
        </w:rPr>
        <w:t>for</w:t>
      </w:r>
      <w:r>
        <w:rPr>
          <w:spacing w:val="-11"/>
        </w:rPr>
        <w:t xml:space="preserve"> </w:t>
      </w:r>
      <w:r w:rsidR="00E562C7" w:rsidRPr="00E562C7">
        <w:t xml:space="preserve">carbon offset </w:t>
      </w:r>
      <w:r w:rsidRPr="00E562C7">
        <w:t>registries</w:t>
      </w:r>
      <w:r>
        <w:rPr>
          <w:spacing w:val="-10"/>
        </w:rPr>
        <w:t xml:space="preserve"> </w:t>
      </w:r>
      <w:r>
        <w:rPr>
          <w:spacing w:val="-2"/>
        </w:rPr>
        <w:t xml:space="preserve">and </w:t>
      </w:r>
      <w:r>
        <w:t>project</w:t>
      </w:r>
      <w:r>
        <w:rPr>
          <w:spacing w:val="-5"/>
        </w:rPr>
        <w:t xml:space="preserve"> </w:t>
      </w:r>
      <w:r>
        <w:t>developers</w:t>
      </w:r>
      <w:r>
        <w:rPr>
          <w:spacing w:val="-5"/>
        </w:rPr>
        <w:t xml:space="preserve"> </w:t>
      </w:r>
      <w:r>
        <w:t>to</w:t>
      </w:r>
      <w:r>
        <w:rPr>
          <w:spacing w:val="-5"/>
        </w:rPr>
        <w:t xml:space="preserve"> </w:t>
      </w:r>
      <w:r>
        <w:t>align</w:t>
      </w:r>
      <w:r>
        <w:rPr>
          <w:spacing w:val="-5"/>
        </w:rPr>
        <w:t xml:space="preserve"> </w:t>
      </w:r>
      <w:r>
        <w:t>with</w:t>
      </w:r>
      <w:r>
        <w:rPr>
          <w:spacing w:val="-5"/>
        </w:rPr>
        <w:t xml:space="preserve"> </w:t>
      </w:r>
      <w:r>
        <w:t>the</w:t>
      </w:r>
      <w:r>
        <w:rPr>
          <w:spacing w:val="-5"/>
        </w:rPr>
        <w:t xml:space="preserve"> </w:t>
      </w:r>
      <w:r>
        <w:t>requirements</w:t>
      </w:r>
      <w:r>
        <w:rPr>
          <w:spacing w:val="-5"/>
        </w:rPr>
        <w:t xml:space="preserve"> </w:t>
      </w:r>
      <w:r>
        <w:t>of</w:t>
      </w:r>
      <w:r>
        <w:rPr>
          <w:spacing w:val="-5"/>
        </w:rPr>
        <w:t xml:space="preserve"> </w:t>
      </w:r>
      <w:r>
        <w:t>q</w:t>
      </w:r>
      <w:bookmarkStart w:id="73" w:name="_bookmark4"/>
      <w:bookmarkEnd w:id="73"/>
      <w:r>
        <w:t xml:space="preserve">uality </w:t>
      </w:r>
      <w:r>
        <w:rPr>
          <w:spacing w:val="-2"/>
        </w:rPr>
        <w:t>offset</w:t>
      </w:r>
      <w:r>
        <w:rPr>
          <w:spacing w:val="-9"/>
        </w:rPr>
        <w:t xml:space="preserve"> </w:t>
      </w:r>
      <w:r>
        <w:rPr>
          <w:spacing w:val="-2"/>
        </w:rPr>
        <w:t>generation,</w:t>
      </w:r>
      <w:r>
        <w:rPr>
          <w:spacing w:val="-7"/>
        </w:rPr>
        <w:t xml:space="preserve"> </w:t>
      </w:r>
      <w:r>
        <w:rPr>
          <w:spacing w:val="-2"/>
        </w:rPr>
        <w:t>which</w:t>
      </w:r>
      <w:r>
        <w:rPr>
          <w:spacing w:val="-9"/>
        </w:rPr>
        <w:t xml:space="preserve"> </w:t>
      </w:r>
      <w:r>
        <w:rPr>
          <w:spacing w:val="-2"/>
        </w:rPr>
        <w:t>is</w:t>
      </w:r>
      <w:r>
        <w:rPr>
          <w:spacing w:val="-9"/>
        </w:rPr>
        <w:t xml:space="preserve"> </w:t>
      </w:r>
      <w:r>
        <w:rPr>
          <w:spacing w:val="-2"/>
        </w:rPr>
        <w:t>to</w:t>
      </w:r>
      <w:r>
        <w:rPr>
          <w:spacing w:val="-9"/>
        </w:rPr>
        <w:t xml:space="preserve"> </w:t>
      </w:r>
      <w:r>
        <w:rPr>
          <w:spacing w:val="-2"/>
        </w:rPr>
        <w:t>generate</w:t>
      </w:r>
      <w:r>
        <w:rPr>
          <w:spacing w:val="-9"/>
        </w:rPr>
        <w:t xml:space="preserve"> </w:t>
      </w:r>
      <w:r>
        <w:rPr>
          <w:spacing w:val="-2"/>
        </w:rPr>
        <w:t>durable</w:t>
      </w:r>
      <w:r>
        <w:rPr>
          <w:spacing w:val="-9"/>
        </w:rPr>
        <w:t xml:space="preserve"> </w:t>
      </w:r>
      <w:r>
        <w:rPr>
          <w:spacing w:val="-2"/>
        </w:rPr>
        <w:t>carbon</w:t>
      </w:r>
      <w:r>
        <w:rPr>
          <w:spacing w:val="-9"/>
        </w:rPr>
        <w:t xml:space="preserve"> </w:t>
      </w:r>
      <w:r>
        <w:rPr>
          <w:spacing w:val="-2"/>
        </w:rPr>
        <w:t xml:space="preserve">offsets </w:t>
      </w:r>
      <w:r>
        <w:t>without</w:t>
      </w:r>
      <w:r>
        <w:rPr>
          <w:spacing w:val="-7"/>
        </w:rPr>
        <w:t xml:space="preserve"> </w:t>
      </w:r>
      <w:r>
        <w:t>incurring</w:t>
      </w:r>
      <w:r>
        <w:rPr>
          <w:spacing w:val="-7"/>
        </w:rPr>
        <w:t xml:space="preserve"> </w:t>
      </w:r>
      <w:r>
        <w:t>net</w:t>
      </w:r>
      <w:r>
        <w:rPr>
          <w:spacing w:val="-7"/>
        </w:rPr>
        <w:t xml:space="preserve"> </w:t>
      </w:r>
      <w:r>
        <w:t>harm</w:t>
      </w:r>
      <w:r>
        <w:rPr>
          <w:spacing w:val="-7"/>
        </w:rPr>
        <w:t xml:space="preserve"> </w:t>
      </w:r>
      <w:r>
        <w:t>for</w:t>
      </w:r>
      <w:r>
        <w:rPr>
          <w:spacing w:val="-7"/>
        </w:rPr>
        <w:t xml:space="preserve"> </w:t>
      </w:r>
      <w:r>
        <w:t>the</w:t>
      </w:r>
      <w:r>
        <w:rPr>
          <w:spacing w:val="-7"/>
        </w:rPr>
        <w:t xml:space="preserve"> </w:t>
      </w:r>
      <w:r>
        <w:t>people</w:t>
      </w:r>
      <w:r>
        <w:rPr>
          <w:spacing w:val="-7"/>
        </w:rPr>
        <w:t xml:space="preserve"> </w:t>
      </w:r>
      <w:r>
        <w:t>and</w:t>
      </w:r>
      <w:r>
        <w:rPr>
          <w:spacing w:val="-7"/>
        </w:rPr>
        <w:t xml:space="preserve"> </w:t>
      </w:r>
      <w:r>
        <w:t>ecology</w:t>
      </w:r>
      <w:r>
        <w:rPr>
          <w:spacing w:val="-7"/>
        </w:rPr>
        <w:t xml:space="preserve"> </w:t>
      </w:r>
      <w:r>
        <w:t>from whence those offsets are created</w:t>
      </w:r>
      <w:commentRangeStart w:id="74"/>
      <w:commentRangeStart w:id="75"/>
      <w:r>
        <w:t>.</w:t>
      </w:r>
      <w:commentRangeEnd w:id="74"/>
      <w:r w:rsidR="00487D5B">
        <w:rPr>
          <w:rStyle w:val="CommentReference"/>
        </w:rPr>
        <w:commentReference w:id="74"/>
      </w:r>
      <w:commentRangeEnd w:id="75"/>
      <w:r w:rsidR="00E17E19">
        <w:rPr>
          <w:rStyle w:val="CommentReference"/>
        </w:rPr>
        <w:commentReference w:id="75"/>
      </w:r>
    </w:p>
    <w:p w14:paraId="12D22D5C" w14:textId="77777777" w:rsidR="00982EA8" w:rsidRDefault="00982EA8">
      <w:pPr>
        <w:pStyle w:val="BodyText"/>
        <w:spacing w:before="3"/>
        <w:rPr>
          <w:sz w:val="17"/>
        </w:rPr>
      </w:pPr>
    </w:p>
    <w:p w14:paraId="2422EA5B" w14:textId="77777777" w:rsidR="00982EA8" w:rsidRDefault="00000000">
      <w:pPr>
        <w:pStyle w:val="Heading1"/>
        <w:numPr>
          <w:ilvl w:val="0"/>
          <w:numId w:val="4"/>
        </w:numPr>
        <w:tabs>
          <w:tab w:val="left" w:pos="406"/>
        </w:tabs>
        <w:ind w:hanging="300"/>
        <w:jc w:val="both"/>
      </w:pPr>
      <w:r>
        <w:rPr>
          <w:spacing w:val="-2"/>
        </w:rPr>
        <w:t>Funding</w:t>
      </w:r>
    </w:p>
    <w:p w14:paraId="6A8566EB" w14:textId="00405419" w:rsidR="00982EA8" w:rsidRDefault="00000000" w:rsidP="00E562C7">
      <w:pPr>
        <w:pStyle w:val="BodyText"/>
        <w:spacing w:before="44" w:line="480" w:lineRule="auto"/>
        <w:ind w:left="106" w:right="54"/>
        <w:jc w:val="both"/>
      </w:pPr>
      <w:r>
        <w:rPr>
          <w:spacing w:val="-2"/>
        </w:rPr>
        <w:t>This</w:t>
      </w:r>
      <w:r>
        <w:rPr>
          <w:spacing w:val="-8"/>
        </w:rPr>
        <w:t xml:space="preserve"> </w:t>
      </w:r>
      <w:r>
        <w:rPr>
          <w:spacing w:val="-2"/>
        </w:rPr>
        <w:t>work</w:t>
      </w:r>
      <w:r>
        <w:rPr>
          <w:spacing w:val="-8"/>
        </w:rPr>
        <w:t xml:space="preserve"> </w:t>
      </w:r>
      <w:r>
        <w:rPr>
          <w:spacing w:val="-2"/>
        </w:rPr>
        <w:t>was</w:t>
      </w:r>
      <w:r>
        <w:rPr>
          <w:spacing w:val="-8"/>
        </w:rPr>
        <w:t xml:space="preserve"> </w:t>
      </w:r>
      <w:r>
        <w:rPr>
          <w:spacing w:val="-2"/>
        </w:rPr>
        <w:t>funded</w:t>
      </w:r>
      <w:r>
        <w:rPr>
          <w:spacing w:val="-8"/>
        </w:rPr>
        <w:t xml:space="preserve"> </w:t>
      </w:r>
      <w:r>
        <w:rPr>
          <w:spacing w:val="-2"/>
        </w:rPr>
        <w:t>by</w:t>
      </w:r>
      <w:r>
        <w:rPr>
          <w:spacing w:val="-8"/>
        </w:rPr>
        <w:t xml:space="preserve"> </w:t>
      </w:r>
      <w:r>
        <w:rPr>
          <w:spacing w:val="-2"/>
        </w:rPr>
        <w:t>The</w:t>
      </w:r>
      <w:r>
        <w:rPr>
          <w:spacing w:val="-8"/>
        </w:rPr>
        <w:t xml:space="preserve"> </w:t>
      </w:r>
      <w:r>
        <w:rPr>
          <w:spacing w:val="-2"/>
        </w:rPr>
        <w:t>Nebraska</w:t>
      </w:r>
      <w:r>
        <w:rPr>
          <w:spacing w:val="-8"/>
        </w:rPr>
        <w:t xml:space="preserve"> </w:t>
      </w:r>
      <w:r>
        <w:rPr>
          <w:spacing w:val="-2"/>
        </w:rPr>
        <w:t>Game</w:t>
      </w:r>
      <w:r>
        <w:rPr>
          <w:spacing w:val="-8"/>
        </w:rPr>
        <w:t xml:space="preserve"> </w:t>
      </w:r>
      <w:r>
        <w:rPr>
          <w:spacing w:val="-2"/>
        </w:rPr>
        <w:t>and</w:t>
      </w:r>
      <w:r>
        <w:rPr>
          <w:spacing w:val="-8"/>
        </w:rPr>
        <w:t xml:space="preserve"> </w:t>
      </w:r>
      <w:r>
        <w:rPr>
          <w:spacing w:val="-2"/>
        </w:rPr>
        <w:t>Par</w:t>
      </w:r>
      <w:bookmarkStart w:id="76" w:name="_bookmark7"/>
      <w:bookmarkStart w:id="77" w:name="_bookmark9"/>
      <w:bookmarkEnd w:id="76"/>
      <w:bookmarkEnd w:id="77"/>
      <w:r>
        <w:rPr>
          <w:spacing w:val="-2"/>
        </w:rPr>
        <w:t xml:space="preserve">ks </w:t>
      </w:r>
      <w:r>
        <w:t>Commission,</w:t>
      </w:r>
      <w:r>
        <w:rPr>
          <w:spacing w:val="-13"/>
        </w:rPr>
        <w:t xml:space="preserve"> </w:t>
      </w:r>
      <w:r>
        <w:t>grant</w:t>
      </w:r>
      <w:r>
        <w:rPr>
          <w:spacing w:val="-12"/>
        </w:rPr>
        <w:t xml:space="preserve"> </w:t>
      </w:r>
      <w:r>
        <w:t>number</w:t>
      </w:r>
      <w:r>
        <w:rPr>
          <w:spacing w:val="-13"/>
        </w:rPr>
        <w:t xml:space="preserve"> </w:t>
      </w:r>
      <w:r>
        <w:t>xxx.</w:t>
      </w:r>
      <w:r>
        <w:rPr>
          <w:spacing w:val="-4"/>
        </w:rPr>
        <w:t xml:space="preserve"> </w:t>
      </w:r>
      <w:r>
        <w:t>The</w:t>
      </w:r>
      <w:r>
        <w:rPr>
          <w:spacing w:val="-12"/>
        </w:rPr>
        <w:t xml:space="preserve"> </w:t>
      </w:r>
      <w:r>
        <w:t>Nebraska</w:t>
      </w:r>
      <w:r>
        <w:rPr>
          <w:spacing w:val="-13"/>
        </w:rPr>
        <w:t xml:space="preserve"> </w:t>
      </w:r>
      <w:r>
        <w:t xml:space="preserve">Cooperative Fish and Wildlife Research Unit is jointly supported by </w:t>
      </w:r>
      <w:bookmarkStart w:id="78" w:name="_bookmark8"/>
      <w:bookmarkEnd w:id="78"/>
      <w:r>
        <w:t>a cooperative</w:t>
      </w:r>
      <w:r>
        <w:rPr>
          <w:spacing w:val="-3"/>
        </w:rPr>
        <w:t xml:space="preserve"> </w:t>
      </w:r>
      <w:r>
        <w:t>agreement</w:t>
      </w:r>
      <w:r>
        <w:rPr>
          <w:spacing w:val="-3"/>
        </w:rPr>
        <w:t xml:space="preserve"> </w:t>
      </w:r>
      <w:r>
        <w:t>between</w:t>
      </w:r>
      <w:r>
        <w:rPr>
          <w:spacing w:val="-3"/>
        </w:rPr>
        <w:t xml:space="preserve"> </w:t>
      </w:r>
      <w:r>
        <w:t>the</w:t>
      </w:r>
      <w:r>
        <w:rPr>
          <w:spacing w:val="-3"/>
        </w:rPr>
        <w:t xml:space="preserve"> </w:t>
      </w:r>
      <w:r>
        <w:t>US</w:t>
      </w:r>
      <w:r>
        <w:rPr>
          <w:spacing w:val="-3"/>
        </w:rPr>
        <w:t xml:space="preserve"> </w:t>
      </w:r>
      <w:r>
        <w:t>Geological</w:t>
      </w:r>
      <w:r>
        <w:rPr>
          <w:spacing w:val="-3"/>
        </w:rPr>
        <w:t xml:space="preserve"> </w:t>
      </w:r>
      <w:r>
        <w:t>Survey, the</w:t>
      </w:r>
      <w:r>
        <w:rPr>
          <w:spacing w:val="-1"/>
        </w:rPr>
        <w:t xml:space="preserve"> </w:t>
      </w:r>
      <w:r>
        <w:t>Nebraska</w:t>
      </w:r>
      <w:r>
        <w:rPr>
          <w:spacing w:val="-1"/>
        </w:rPr>
        <w:t xml:space="preserve"> </w:t>
      </w:r>
      <w:r>
        <w:t>Game</w:t>
      </w:r>
      <w:r>
        <w:rPr>
          <w:spacing w:val="-1"/>
        </w:rPr>
        <w:t xml:space="preserve"> </w:t>
      </w:r>
      <w:r>
        <w:t>and</w:t>
      </w:r>
      <w:r>
        <w:rPr>
          <w:spacing w:val="-1"/>
        </w:rPr>
        <w:t xml:space="preserve"> </w:t>
      </w:r>
      <w:r>
        <w:t>Parks</w:t>
      </w:r>
      <w:r>
        <w:rPr>
          <w:spacing w:val="-1"/>
        </w:rPr>
        <w:t xml:space="preserve"> </w:t>
      </w:r>
      <w:r>
        <w:t>Commission, the</w:t>
      </w:r>
      <w:r>
        <w:rPr>
          <w:spacing w:val="-1"/>
        </w:rPr>
        <w:t xml:space="preserve"> </w:t>
      </w:r>
      <w:r>
        <w:t>University of</w:t>
      </w:r>
      <w:r>
        <w:rPr>
          <w:spacing w:val="-12"/>
        </w:rPr>
        <w:t xml:space="preserve"> </w:t>
      </w:r>
      <w:r>
        <w:t>Nebraska-Lincoln,</w:t>
      </w:r>
      <w:r>
        <w:rPr>
          <w:spacing w:val="-11"/>
        </w:rPr>
        <w:t xml:space="preserve"> </w:t>
      </w:r>
      <w:r>
        <w:t>the</w:t>
      </w:r>
      <w:r>
        <w:rPr>
          <w:spacing w:val="-12"/>
        </w:rPr>
        <w:t xml:space="preserve"> </w:t>
      </w:r>
      <w:r>
        <w:t>US</w:t>
      </w:r>
      <w:r>
        <w:rPr>
          <w:spacing w:val="-12"/>
        </w:rPr>
        <w:t xml:space="preserve"> </w:t>
      </w:r>
      <w:r>
        <w:t>Fish</w:t>
      </w:r>
      <w:r>
        <w:rPr>
          <w:spacing w:val="-12"/>
        </w:rPr>
        <w:t xml:space="preserve"> </w:t>
      </w:r>
      <w:r>
        <w:t>and</w:t>
      </w:r>
      <w:r>
        <w:rPr>
          <w:spacing w:val="-12"/>
        </w:rPr>
        <w:t xml:space="preserve"> </w:t>
      </w:r>
      <w:r>
        <w:t>Wildlife</w:t>
      </w:r>
      <w:r>
        <w:rPr>
          <w:spacing w:val="-12"/>
        </w:rPr>
        <w:t xml:space="preserve"> </w:t>
      </w:r>
      <w:r>
        <w:t>Service,</w:t>
      </w:r>
      <w:r>
        <w:rPr>
          <w:spacing w:val="-12"/>
        </w:rPr>
        <w:t xml:space="preserve"> </w:t>
      </w:r>
      <w:r>
        <w:t>and the Wildlife Management Institute.</w:t>
      </w:r>
      <w:r>
        <w:rPr>
          <w:spacing w:val="39"/>
        </w:rPr>
        <w:t xml:space="preserve"> </w:t>
      </w:r>
      <w:r>
        <w:t xml:space="preserve">The views set forth </w:t>
      </w:r>
      <w:bookmarkStart w:id="79" w:name="_bookmark10"/>
      <w:bookmarkEnd w:id="79"/>
      <w:r>
        <w:t>by contributors to this volume represent their own and do not represent the views of any public or private entity the contributor is affiliated with.</w:t>
      </w:r>
    </w:p>
    <w:p w14:paraId="62F1989F" w14:textId="6978F33C" w:rsidR="005E70CD" w:rsidRDefault="005E70CD">
      <w:pPr>
        <w:pStyle w:val="BodyText"/>
        <w:spacing w:before="44" w:line="189" w:lineRule="auto"/>
        <w:ind w:left="106" w:right="54" w:firstLine="298"/>
        <w:jc w:val="both"/>
      </w:pPr>
    </w:p>
    <w:p w14:paraId="60183F14" w14:textId="3F468E61" w:rsidR="005E70CD" w:rsidRDefault="005E70CD">
      <w:pPr>
        <w:pStyle w:val="BodyText"/>
        <w:spacing w:before="44" w:line="189" w:lineRule="auto"/>
        <w:ind w:left="106" w:right="54" w:firstLine="298"/>
        <w:jc w:val="both"/>
      </w:pPr>
    </w:p>
    <w:p w14:paraId="6C452D8B" w14:textId="07228BE0" w:rsidR="005E70CD" w:rsidRDefault="00E562C7" w:rsidP="00E562C7">
      <w:pPr>
        <w:pStyle w:val="BodyText"/>
        <w:spacing w:before="44" w:line="189" w:lineRule="auto"/>
        <w:ind w:left="106" w:right="54" w:firstLine="298"/>
        <w:jc w:val="both"/>
      </w:pPr>
      <w:r>
        <w:rPr>
          <w:noProof/>
        </w:rPr>
        <w:lastRenderedPageBreak/>
        <w:drawing>
          <wp:inline distT="0" distB="0" distL="0" distR="0" wp14:anchorId="3241E316" wp14:editId="463F5812">
            <wp:extent cx="5293518" cy="1952536"/>
            <wp:effectExtent l="0" t="0" r="2540" b="3810"/>
            <wp:docPr id="880" name="Picture 8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4966" cy="1960447"/>
                    </a:xfrm>
                    <a:prstGeom prst="rect">
                      <a:avLst/>
                    </a:prstGeom>
                  </pic:spPr>
                </pic:pic>
              </a:graphicData>
            </a:graphic>
          </wp:inline>
        </w:drawing>
      </w:r>
    </w:p>
    <w:p w14:paraId="0F65595B" w14:textId="77777777" w:rsidR="005E70CD" w:rsidRPr="00E562C7" w:rsidRDefault="005E70CD" w:rsidP="00E562C7">
      <w:pPr>
        <w:pStyle w:val="BodyText"/>
        <w:spacing w:line="480" w:lineRule="auto"/>
        <w:ind w:left="106" w:right="38"/>
        <w:jc w:val="both"/>
        <w:rPr>
          <w:sz w:val="22"/>
          <w:szCs w:val="22"/>
        </w:rPr>
      </w:pPr>
    </w:p>
    <w:p w14:paraId="3E21A949" w14:textId="47A40359" w:rsidR="005E70CD" w:rsidRPr="00E562C7" w:rsidRDefault="005E70CD" w:rsidP="00E562C7">
      <w:pPr>
        <w:pStyle w:val="BodyText"/>
        <w:spacing w:line="480" w:lineRule="auto"/>
        <w:ind w:left="106" w:right="38"/>
        <w:jc w:val="both"/>
        <w:rPr>
          <w:sz w:val="22"/>
          <w:szCs w:val="22"/>
        </w:rPr>
      </w:pPr>
      <w:r w:rsidRPr="00E562C7">
        <w:rPr>
          <w:b/>
          <w:sz w:val="22"/>
          <w:szCs w:val="22"/>
        </w:rPr>
        <w:t>Figure</w:t>
      </w:r>
      <w:r w:rsidRPr="00E562C7">
        <w:rPr>
          <w:b/>
          <w:spacing w:val="-10"/>
          <w:sz w:val="22"/>
          <w:szCs w:val="22"/>
        </w:rPr>
        <w:t xml:space="preserve"> </w:t>
      </w:r>
      <w:r w:rsidRPr="00E562C7">
        <w:rPr>
          <w:b/>
          <w:sz w:val="22"/>
          <w:szCs w:val="22"/>
        </w:rPr>
        <w:t xml:space="preserve">1: </w:t>
      </w:r>
      <w:r w:rsidRPr="00E562C7">
        <w:rPr>
          <w:sz w:val="22"/>
          <w:szCs w:val="22"/>
        </w:rPr>
        <w:t>Soil</w:t>
      </w:r>
      <w:r w:rsidRPr="00E562C7">
        <w:rPr>
          <w:spacing w:val="-12"/>
          <w:sz w:val="22"/>
          <w:szCs w:val="22"/>
        </w:rPr>
        <w:t xml:space="preserve"> </w:t>
      </w:r>
      <w:r w:rsidRPr="00E562C7">
        <w:rPr>
          <w:sz w:val="22"/>
          <w:szCs w:val="22"/>
        </w:rPr>
        <w:t>carbon</w:t>
      </w:r>
      <w:r w:rsidRPr="00E562C7">
        <w:rPr>
          <w:spacing w:val="-12"/>
          <w:sz w:val="22"/>
          <w:szCs w:val="22"/>
        </w:rPr>
        <w:t xml:space="preserve"> </w:t>
      </w:r>
      <w:r w:rsidRPr="00E562C7">
        <w:rPr>
          <w:sz w:val="22"/>
          <w:szCs w:val="22"/>
        </w:rPr>
        <w:t>(C)</w:t>
      </w:r>
      <w:r w:rsidRPr="00E562C7">
        <w:rPr>
          <w:spacing w:val="-12"/>
          <w:sz w:val="22"/>
          <w:szCs w:val="22"/>
        </w:rPr>
        <w:t xml:space="preserve"> </w:t>
      </w:r>
      <w:r w:rsidRPr="00E562C7">
        <w:rPr>
          <w:sz w:val="22"/>
          <w:szCs w:val="22"/>
        </w:rPr>
        <w:t>is</w:t>
      </w:r>
      <w:r w:rsidRPr="00E562C7">
        <w:rPr>
          <w:spacing w:val="-12"/>
          <w:sz w:val="22"/>
          <w:szCs w:val="22"/>
        </w:rPr>
        <w:t xml:space="preserve"> </w:t>
      </w:r>
      <w:r w:rsidRPr="00E562C7">
        <w:rPr>
          <w:sz w:val="22"/>
          <w:szCs w:val="22"/>
        </w:rPr>
        <w:t>a</w:t>
      </w:r>
      <w:r w:rsidRPr="00E562C7">
        <w:rPr>
          <w:spacing w:val="-12"/>
          <w:sz w:val="22"/>
          <w:szCs w:val="22"/>
        </w:rPr>
        <w:t xml:space="preserve"> </w:t>
      </w:r>
      <w:r w:rsidRPr="00E562C7">
        <w:rPr>
          <w:sz w:val="22"/>
          <w:szCs w:val="22"/>
        </w:rPr>
        <w:t>more</w:t>
      </w:r>
      <w:r w:rsidRPr="00E562C7">
        <w:rPr>
          <w:spacing w:val="-12"/>
          <w:sz w:val="22"/>
          <w:szCs w:val="22"/>
        </w:rPr>
        <w:t xml:space="preserve"> </w:t>
      </w:r>
      <w:r w:rsidRPr="00E562C7">
        <w:rPr>
          <w:sz w:val="22"/>
          <w:szCs w:val="22"/>
        </w:rPr>
        <w:t>stable,</w:t>
      </w:r>
      <w:r w:rsidRPr="00E562C7">
        <w:rPr>
          <w:spacing w:val="-11"/>
          <w:sz w:val="22"/>
          <w:szCs w:val="22"/>
        </w:rPr>
        <w:t xml:space="preserve"> </w:t>
      </w:r>
      <w:r w:rsidRPr="00E562C7">
        <w:rPr>
          <w:sz w:val="22"/>
          <w:szCs w:val="22"/>
        </w:rPr>
        <w:t>fire</w:t>
      </w:r>
      <w:r w:rsidRPr="00E562C7">
        <w:rPr>
          <w:spacing w:val="-12"/>
          <w:sz w:val="22"/>
          <w:szCs w:val="22"/>
        </w:rPr>
        <w:t xml:space="preserve"> </w:t>
      </w:r>
      <w:r w:rsidRPr="00E562C7">
        <w:rPr>
          <w:sz w:val="22"/>
          <w:szCs w:val="22"/>
        </w:rPr>
        <w:t>resistant</w:t>
      </w:r>
      <w:r w:rsidRPr="00E562C7">
        <w:rPr>
          <w:spacing w:val="-12"/>
          <w:sz w:val="22"/>
          <w:szCs w:val="22"/>
        </w:rPr>
        <w:t xml:space="preserve"> </w:t>
      </w:r>
      <w:r w:rsidRPr="00E562C7">
        <w:rPr>
          <w:sz w:val="22"/>
          <w:szCs w:val="22"/>
        </w:rPr>
        <w:t>form of</w:t>
      </w:r>
      <w:r w:rsidRPr="00E562C7">
        <w:rPr>
          <w:spacing w:val="-3"/>
          <w:sz w:val="22"/>
          <w:szCs w:val="22"/>
        </w:rPr>
        <w:t xml:space="preserve"> </w:t>
      </w:r>
      <w:r w:rsidRPr="00E562C7">
        <w:rPr>
          <w:sz w:val="22"/>
          <w:szCs w:val="22"/>
        </w:rPr>
        <w:t>ecosystem</w:t>
      </w:r>
      <w:r w:rsidRPr="00E562C7">
        <w:rPr>
          <w:spacing w:val="-3"/>
          <w:sz w:val="22"/>
          <w:szCs w:val="22"/>
        </w:rPr>
        <w:t xml:space="preserve"> </w:t>
      </w:r>
      <w:r w:rsidRPr="00E562C7">
        <w:rPr>
          <w:sz w:val="22"/>
          <w:szCs w:val="22"/>
        </w:rPr>
        <w:t>carbon</w:t>
      </w:r>
      <w:r w:rsidRPr="00E562C7">
        <w:rPr>
          <w:spacing w:val="-3"/>
          <w:sz w:val="22"/>
          <w:szCs w:val="22"/>
        </w:rPr>
        <w:t xml:space="preserve"> </w:t>
      </w:r>
      <w:r w:rsidRPr="00E562C7">
        <w:rPr>
          <w:sz w:val="22"/>
          <w:szCs w:val="22"/>
        </w:rPr>
        <w:t>storage</w:t>
      </w:r>
      <w:r w:rsidR="00E562C7">
        <w:rPr>
          <w:sz w:val="22"/>
          <w:szCs w:val="22"/>
        </w:rPr>
        <w:t xml:space="preserve"> relative to aboveground tree biomass</w:t>
      </w:r>
      <w:r w:rsidRPr="00E562C7">
        <w:rPr>
          <w:sz w:val="22"/>
          <w:szCs w:val="22"/>
        </w:rPr>
        <w:t xml:space="preserve">, </w:t>
      </w:r>
      <w:r w:rsidR="00E562C7">
        <w:rPr>
          <w:sz w:val="22"/>
          <w:szCs w:val="22"/>
        </w:rPr>
        <w:t>and</w:t>
      </w:r>
      <w:r w:rsidRPr="00E562C7">
        <w:rPr>
          <w:spacing w:val="-3"/>
          <w:sz w:val="22"/>
          <w:szCs w:val="22"/>
        </w:rPr>
        <w:t xml:space="preserve"> </w:t>
      </w:r>
      <w:r w:rsidRPr="00E562C7">
        <w:rPr>
          <w:sz w:val="22"/>
          <w:szCs w:val="22"/>
        </w:rPr>
        <w:t>its</w:t>
      </w:r>
      <w:r w:rsidRPr="00E562C7">
        <w:rPr>
          <w:spacing w:val="-3"/>
          <w:sz w:val="22"/>
          <w:szCs w:val="22"/>
        </w:rPr>
        <w:t xml:space="preserve"> </w:t>
      </w:r>
      <w:r w:rsidRPr="00E562C7">
        <w:rPr>
          <w:sz w:val="22"/>
          <w:szCs w:val="22"/>
        </w:rPr>
        <w:t>net</w:t>
      </w:r>
      <w:r w:rsidRPr="00E562C7">
        <w:rPr>
          <w:spacing w:val="-3"/>
          <w:sz w:val="22"/>
          <w:szCs w:val="22"/>
        </w:rPr>
        <w:t xml:space="preserve"> </w:t>
      </w:r>
      <w:r w:rsidRPr="00E562C7">
        <w:rPr>
          <w:sz w:val="22"/>
          <w:szCs w:val="22"/>
        </w:rPr>
        <w:t>storage</w:t>
      </w:r>
      <w:r w:rsidRPr="00E562C7">
        <w:rPr>
          <w:spacing w:val="-3"/>
          <w:sz w:val="22"/>
          <w:szCs w:val="22"/>
        </w:rPr>
        <w:t xml:space="preserve"> </w:t>
      </w:r>
      <w:r w:rsidRPr="00E562C7">
        <w:rPr>
          <w:sz w:val="22"/>
          <w:szCs w:val="22"/>
        </w:rPr>
        <w:t>capacity</w:t>
      </w:r>
      <w:r w:rsidRPr="00E562C7">
        <w:rPr>
          <w:spacing w:val="-3"/>
          <w:sz w:val="22"/>
          <w:szCs w:val="22"/>
        </w:rPr>
        <w:t xml:space="preserve"> </w:t>
      </w:r>
      <w:r w:rsidRPr="00E562C7">
        <w:rPr>
          <w:sz w:val="22"/>
          <w:szCs w:val="22"/>
        </w:rPr>
        <w:t>is determined by the type of plant carbon inputs (</w:t>
      </w:r>
      <w:r w:rsidRPr="00E562C7">
        <w:rPr>
          <w:i/>
          <w:sz w:val="22"/>
          <w:szCs w:val="22"/>
        </w:rPr>
        <w:t>I</w:t>
      </w:r>
      <w:r w:rsidRPr="00E562C7">
        <w:rPr>
          <w:i/>
          <w:position w:val="-3"/>
          <w:sz w:val="22"/>
          <w:szCs w:val="22"/>
        </w:rPr>
        <w:t>x</w:t>
      </w:r>
      <w:r w:rsidRPr="00E562C7">
        <w:rPr>
          <w:sz w:val="22"/>
          <w:szCs w:val="22"/>
        </w:rPr>
        <w:t>) (left panel),</w:t>
      </w:r>
      <w:r w:rsidRPr="00E562C7">
        <w:rPr>
          <w:spacing w:val="-12"/>
          <w:sz w:val="22"/>
          <w:szCs w:val="22"/>
        </w:rPr>
        <w:t xml:space="preserve"> </w:t>
      </w:r>
      <w:r w:rsidRPr="00E562C7">
        <w:rPr>
          <w:sz w:val="22"/>
          <w:szCs w:val="22"/>
        </w:rPr>
        <w:t>and</w:t>
      </w:r>
      <w:r w:rsidRPr="00E562C7">
        <w:rPr>
          <w:spacing w:val="-12"/>
          <w:sz w:val="22"/>
          <w:szCs w:val="22"/>
        </w:rPr>
        <w:t xml:space="preserve"> </w:t>
      </w:r>
      <w:r w:rsidR="00E562C7">
        <w:rPr>
          <w:sz w:val="22"/>
          <w:szCs w:val="22"/>
        </w:rPr>
        <w:t>a soil’s</w:t>
      </w:r>
      <w:r w:rsidRPr="00E562C7">
        <w:rPr>
          <w:spacing w:val="-12"/>
          <w:sz w:val="22"/>
          <w:szCs w:val="22"/>
        </w:rPr>
        <w:t xml:space="preserve"> </w:t>
      </w:r>
      <w:r w:rsidRPr="00E562C7">
        <w:rPr>
          <w:sz w:val="22"/>
          <w:szCs w:val="22"/>
        </w:rPr>
        <w:t>intrinsic</w:t>
      </w:r>
      <w:r w:rsidRPr="00E562C7">
        <w:rPr>
          <w:spacing w:val="-12"/>
          <w:sz w:val="22"/>
          <w:szCs w:val="22"/>
        </w:rPr>
        <w:t xml:space="preserve"> </w:t>
      </w:r>
      <w:r w:rsidRPr="00E562C7">
        <w:rPr>
          <w:sz w:val="22"/>
          <w:szCs w:val="22"/>
        </w:rPr>
        <w:t>storage</w:t>
      </w:r>
      <w:r w:rsidRPr="00E562C7">
        <w:rPr>
          <w:spacing w:val="-12"/>
          <w:sz w:val="22"/>
          <w:szCs w:val="22"/>
        </w:rPr>
        <w:t xml:space="preserve"> </w:t>
      </w:r>
      <w:r w:rsidRPr="00E562C7">
        <w:rPr>
          <w:sz w:val="22"/>
          <w:szCs w:val="22"/>
        </w:rPr>
        <w:t>limits</w:t>
      </w:r>
      <w:r w:rsidRPr="00E562C7">
        <w:rPr>
          <w:spacing w:val="-12"/>
          <w:sz w:val="22"/>
          <w:szCs w:val="22"/>
        </w:rPr>
        <w:t xml:space="preserve"> </w:t>
      </w:r>
      <w:r w:rsidRPr="00E562C7">
        <w:rPr>
          <w:sz w:val="22"/>
          <w:szCs w:val="22"/>
        </w:rPr>
        <w:t xml:space="preserve">(i.e., </w:t>
      </w:r>
      <w:r w:rsidR="00E562C7" w:rsidRPr="00E562C7">
        <w:rPr>
          <w:sz w:val="22"/>
          <w:szCs w:val="22"/>
        </w:rPr>
        <w:t xml:space="preserve">when </w:t>
      </w:r>
      <w:r w:rsidRPr="00E562C7">
        <w:rPr>
          <w:sz w:val="22"/>
          <w:szCs w:val="22"/>
        </w:rPr>
        <w:t>inputs and release in</w:t>
      </w:r>
      <w:r w:rsidRPr="00E562C7">
        <w:rPr>
          <w:spacing w:val="-3"/>
          <w:sz w:val="22"/>
          <w:szCs w:val="22"/>
        </w:rPr>
        <w:t xml:space="preserve"> </w:t>
      </w:r>
      <w:r w:rsidRPr="00E562C7">
        <w:rPr>
          <w:sz w:val="22"/>
          <w:szCs w:val="22"/>
        </w:rPr>
        <w:t>equilibrium)</w:t>
      </w:r>
      <w:r w:rsidRPr="00E562C7">
        <w:rPr>
          <w:spacing w:val="-3"/>
          <w:sz w:val="22"/>
          <w:szCs w:val="22"/>
        </w:rPr>
        <w:t xml:space="preserve"> </w:t>
      </w:r>
      <w:r w:rsidRPr="00E562C7">
        <w:rPr>
          <w:sz w:val="22"/>
          <w:szCs w:val="22"/>
        </w:rPr>
        <w:t>(right</w:t>
      </w:r>
      <w:r w:rsidRPr="00E562C7">
        <w:rPr>
          <w:spacing w:val="-3"/>
          <w:sz w:val="22"/>
          <w:szCs w:val="22"/>
        </w:rPr>
        <w:t xml:space="preserve"> </w:t>
      </w:r>
      <w:r w:rsidRPr="00E562C7">
        <w:rPr>
          <w:sz w:val="22"/>
          <w:szCs w:val="22"/>
        </w:rPr>
        <w:t>panel).</w:t>
      </w:r>
      <w:r w:rsidRPr="00E562C7">
        <w:rPr>
          <w:spacing w:val="26"/>
          <w:sz w:val="22"/>
          <w:szCs w:val="22"/>
        </w:rPr>
        <w:t xml:space="preserve"> </w:t>
      </w:r>
      <w:r w:rsidRPr="00E562C7">
        <w:rPr>
          <w:sz w:val="22"/>
          <w:szCs w:val="22"/>
        </w:rPr>
        <w:t>As</w:t>
      </w:r>
      <w:r w:rsidRPr="00E562C7">
        <w:rPr>
          <w:spacing w:val="-3"/>
          <w:sz w:val="22"/>
          <w:szCs w:val="22"/>
        </w:rPr>
        <w:t xml:space="preserve"> </w:t>
      </w:r>
      <w:r w:rsidRPr="00E562C7">
        <w:rPr>
          <w:sz w:val="22"/>
          <w:szCs w:val="22"/>
        </w:rPr>
        <w:t>inputs</w:t>
      </w:r>
      <w:r w:rsidRPr="00E562C7">
        <w:rPr>
          <w:spacing w:val="-3"/>
          <w:sz w:val="22"/>
          <w:szCs w:val="22"/>
        </w:rPr>
        <w:t xml:space="preserve"> </w:t>
      </w:r>
      <w:r w:rsidRPr="00E562C7">
        <w:rPr>
          <w:sz w:val="22"/>
          <w:szCs w:val="22"/>
        </w:rPr>
        <w:t>increase,</w:t>
      </w:r>
      <w:r w:rsidRPr="00E562C7">
        <w:rPr>
          <w:spacing w:val="-1"/>
          <w:sz w:val="22"/>
          <w:szCs w:val="22"/>
        </w:rPr>
        <w:t xml:space="preserve"> </w:t>
      </w:r>
      <w:r w:rsidR="00E562C7">
        <w:rPr>
          <w:spacing w:val="-1"/>
          <w:sz w:val="22"/>
          <w:szCs w:val="22"/>
        </w:rPr>
        <w:t xml:space="preserve">remaining </w:t>
      </w:r>
      <w:r w:rsidRPr="00E562C7">
        <w:rPr>
          <w:sz w:val="22"/>
          <w:szCs w:val="22"/>
        </w:rPr>
        <w:t>storage</w:t>
      </w:r>
      <w:r w:rsidRPr="00E562C7">
        <w:rPr>
          <w:spacing w:val="-3"/>
          <w:sz w:val="22"/>
          <w:szCs w:val="22"/>
        </w:rPr>
        <w:t xml:space="preserve"> </w:t>
      </w:r>
      <w:r w:rsidRPr="00E562C7">
        <w:rPr>
          <w:sz w:val="22"/>
          <w:szCs w:val="22"/>
        </w:rPr>
        <w:t>ca</w:t>
      </w:r>
      <w:r w:rsidRPr="00E562C7">
        <w:rPr>
          <w:spacing w:val="-2"/>
          <w:sz w:val="22"/>
          <w:szCs w:val="22"/>
        </w:rPr>
        <w:t>pacity</w:t>
      </w:r>
      <w:r w:rsidRPr="00E562C7">
        <w:rPr>
          <w:spacing w:val="-11"/>
          <w:sz w:val="22"/>
          <w:szCs w:val="22"/>
        </w:rPr>
        <w:t xml:space="preserve"> </w:t>
      </w:r>
      <w:r w:rsidRPr="00E562C7">
        <w:rPr>
          <w:spacing w:val="-2"/>
          <w:sz w:val="22"/>
          <w:szCs w:val="22"/>
        </w:rPr>
        <w:t>decrease</w:t>
      </w:r>
      <w:r w:rsidR="00E562C7">
        <w:rPr>
          <w:spacing w:val="-2"/>
          <w:sz w:val="22"/>
          <w:szCs w:val="22"/>
        </w:rPr>
        <w:t>s</w:t>
      </w:r>
      <w:r w:rsidRPr="00E562C7">
        <w:rPr>
          <w:spacing w:val="-2"/>
          <w:sz w:val="22"/>
          <w:szCs w:val="22"/>
        </w:rPr>
        <w:t>.</w:t>
      </w:r>
      <w:r w:rsidRPr="00E562C7">
        <w:rPr>
          <w:spacing w:val="-1"/>
          <w:sz w:val="22"/>
          <w:szCs w:val="22"/>
        </w:rPr>
        <w:t xml:space="preserve"> </w:t>
      </w:r>
      <w:r w:rsidRPr="00E562C7">
        <w:rPr>
          <w:spacing w:val="-2"/>
          <w:sz w:val="22"/>
          <w:szCs w:val="22"/>
        </w:rPr>
        <w:t>The</w:t>
      </w:r>
      <w:r w:rsidRPr="00E562C7">
        <w:rPr>
          <w:spacing w:val="-11"/>
          <w:sz w:val="22"/>
          <w:szCs w:val="22"/>
        </w:rPr>
        <w:t xml:space="preserve"> </w:t>
      </w:r>
      <w:r w:rsidRPr="00E562C7">
        <w:rPr>
          <w:spacing w:val="-2"/>
          <w:sz w:val="22"/>
          <w:szCs w:val="22"/>
        </w:rPr>
        <w:t xml:space="preserve">greyed </w:t>
      </w:r>
      <w:r w:rsidRPr="00E562C7">
        <w:rPr>
          <w:sz w:val="22"/>
          <w:szCs w:val="22"/>
        </w:rPr>
        <w:t xml:space="preserve">area </w:t>
      </w:r>
      <w:r w:rsidR="00E562C7" w:rsidRPr="00E562C7">
        <w:rPr>
          <w:sz w:val="22"/>
          <w:szCs w:val="22"/>
        </w:rPr>
        <w:t xml:space="preserve">in both panels </w:t>
      </w:r>
      <w:r w:rsidRPr="00E562C7">
        <w:rPr>
          <w:sz w:val="22"/>
          <w:szCs w:val="22"/>
        </w:rPr>
        <w:t>shows</w:t>
      </w:r>
      <w:r w:rsidRPr="00E562C7">
        <w:rPr>
          <w:spacing w:val="-12"/>
          <w:sz w:val="22"/>
          <w:szCs w:val="22"/>
        </w:rPr>
        <w:t xml:space="preserve"> </w:t>
      </w:r>
      <w:r w:rsidRPr="00E562C7">
        <w:rPr>
          <w:sz w:val="22"/>
          <w:szCs w:val="22"/>
        </w:rPr>
        <w:t>gains</w:t>
      </w:r>
      <w:r w:rsidRPr="00E562C7">
        <w:rPr>
          <w:spacing w:val="-13"/>
          <w:sz w:val="22"/>
          <w:szCs w:val="22"/>
        </w:rPr>
        <w:t xml:space="preserve"> </w:t>
      </w:r>
      <w:r w:rsidRPr="00E562C7">
        <w:rPr>
          <w:sz w:val="22"/>
          <w:szCs w:val="22"/>
        </w:rPr>
        <w:t>in</w:t>
      </w:r>
      <w:r w:rsidRPr="00E562C7">
        <w:rPr>
          <w:spacing w:val="-12"/>
          <w:sz w:val="22"/>
          <w:szCs w:val="22"/>
        </w:rPr>
        <w:t xml:space="preserve"> </w:t>
      </w:r>
      <w:r w:rsidRPr="00E562C7">
        <w:rPr>
          <w:sz w:val="22"/>
          <w:szCs w:val="22"/>
        </w:rPr>
        <w:t>soil</w:t>
      </w:r>
      <w:r w:rsidRPr="00E562C7">
        <w:rPr>
          <w:spacing w:val="-13"/>
          <w:sz w:val="22"/>
          <w:szCs w:val="22"/>
        </w:rPr>
        <w:t xml:space="preserve"> </w:t>
      </w:r>
      <w:r w:rsidRPr="00E562C7">
        <w:rPr>
          <w:sz w:val="22"/>
          <w:szCs w:val="22"/>
        </w:rPr>
        <w:t>carbon</w:t>
      </w:r>
      <w:r w:rsidRPr="00E562C7">
        <w:rPr>
          <w:spacing w:val="-13"/>
          <w:sz w:val="22"/>
          <w:szCs w:val="22"/>
        </w:rPr>
        <w:t xml:space="preserve"> </w:t>
      </w:r>
      <w:r w:rsidRPr="00E562C7">
        <w:rPr>
          <w:sz w:val="22"/>
          <w:szCs w:val="22"/>
        </w:rPr>
        <w:t>when</w:t>
      </w:r>
      <w:r w:rsidRPr="00E562C7">
        <w:rPr>
          <w:spacing w:val="-12"/>
          <w:sz w:val="22"/>
          <w:szCs w:val="22"/>
        </w:rPr>
        <w:t xml:space="preserve"> </w:t>
      </w:r>
      <w:r w:rsidRPr="00E562C7">
        <w:rPr>
          <w:sz w:val="22"/>
          <w:szCs w:val="22"/>
        </w:rPr>
        <w:t>inputs</w:t>
      </w:r>
      <w:r w:rsidRPr="00E562C7">
        <w:rPr>
          <w:spacing w:val="-13"/>
          <w:sz w:val="22"/>
          <w:szCs w:val="22"/>
        </w:rPr>
        <w:t xml:space="preserve"> </w:t>
      </w:r>
      <w:r w:rsidRPr="00E562C7">
        <w:rPr>
          <w:sz w:val="22"/>
          <w:szCs w:val="22"/>
        </w:rPr>
        <w:t>increase.</w:t>
      </w:r>
      <w:r w:rsidRPr="00E562C7">
        <w:rPr>
          <w:spacing w:val="4"/>
          <w:sz w:val="22"/>
          <w:szCs w:val="22"/>
        </w:rPr>
        <w:t xml:space="preserve"> </w:t>
      </w:r>
      <w:r w:rsidRPr="00E562C7">
        <w:rPr>
          <w:sz w:val="22"/>
          <w:szCs w:val="22"/>
        </w:rPr>
        <w:t xml:space="preserve">Intrinsic limits to carbon storage are understood to be the result </w:t>
      </w:r>
      <w:r w:rsidRPr="00E562C7">
        <w:rPr>
          <w:spacing w:val="-2"/>
          <w:sz w:val="22"/>
          <w:szCs w:val="22"/>
        </w:rPr>
        <w:t>of</w:t>
      </w:r>
      <w:r w:rsidRPr="00E562C7">
        <w:rPr>
          <w:spacing w:val="-11"/>
          <w:sz w:val="22"/>
          <w:szCs w:val="22"/>
        </w:rPr>
        <w:t xml:space="preserve"> </w:t>
      </w:r>
      <w:r w:rsidRPr="00E562C7">
        <w:rPr>
          <w:spacing w:val="-2"/>
          <w:sz w:val="22"/>
          <w:szCs w:val="22"/>
        </w:rPr>
        <w:t>physico-chemical</w:t>
      </w:r>
      <w:r w:rsidRPr="00E562C7">
        <w:rPr>
          <w:spacing w:val="-10"/>
          <w:sz w:val="22"/>
          <w:szCs w:val="22"/>
        </w:rPr>
        <w:t xml:space="preserve"> </w:t>
      </w:r>
      <w:r w:rsidRPr="00E562C7">
        <w:rPr>
          <w:spacing w:val="-2"/>
          <w:sz w:val="22"/>
          <w:szCs w:val="22"/>
        </w:rPr>
        <w:t>adsorption</w:t>
      </w:r>
      <w:r w:rsidRPr="00E562C7">
        <w:rPr>
          <w:spacing w:val="-11"/>
          <w:sz w:val="22"/>
          <w:szCs w:val="22"/>
        </w:rPr>
        <w:t xml:space="preserve"> </w:t>
      </w:r>
      <w:r w:rsidRPr="00E562C7">
        <w:rPr>
          <w:spacing w:val="-2"/>
          <w:sz w:val="22"/>
          <w:szCs w:val="22"/>
        </w:rPr>
        <w:t>of</w:t>
      </w:r>
      <w:r w:rsidRPr="00E562C7">
        <w:rPr>
          <w:spacing w:val="-10"/>
          <w:sz w:val="22"/>
          <w:szCs w:val="22"/>
        </w:rPr>
        <w:t xml:space="preserve"> </w:t>
      </w:r>
      <w:r w:rsidRPr="00E562C7">
        <w:rPr>
          <w:spacing w:val="-2"/>
          <w:sz w:val="22"/>
          <w:szCs w:val="22"/>
        </w:rPr>
        <w:t>C</w:t>
      </w:r>
      <w:r w:rsidRPr="00E562C7">
        <w:rPr>
          <w:spacing w:val="-11"/>
          <w:sz w:val="22"/>
          <w:szCs w:val="22"/>
        </w:rPr>
        <w:t xml:space="preserve"> </w:t>
      </w:r>
      <w:r w:rsidRPr="00E562C7">
        <w:rPr>
          <w:spacing w:val="-2"/>
          <w:sz w:val="22"/>
          <w:szCs w:val="22"/>
        </w:rPr>
        <w:t>to</w:t>
      </w:r>
      <w:r w:rsidRPr="00E562C7">
        <w:rPr>
          <w:spacing w:val="-10"/>
          <w:sz w:val="22"/>
          <w:szCs w:val="22"/>
        </w:rPr>
        <w:t xml:space="preserve"> </w:t>
      </w:r>
      <w:r w:rsidRPr="00E562C7">
        <w:rPr>
          <w:spacing w:val="-2"/>
          <w:sz w:val="22"/>
          <w:szCs w:val="22"/>
        </w:rPr>
        <w:t>clay</w:t>
      </w:r>
      <w:r w:rsidRPr="00E562C7">
        <w:rPr>
          <w:spacing w:val="-11"/>
          <w:sz w:val="22"/>
          <w:szCs w:val="22"/>
        </w:rPr>
        <w:t xml:space="preserve"> </w:t>
      </w:r>
      <w:r w:rsidRPr="00E562C7">
        <w:rPr>
          <w:spacing w:val="-2"/>
          <w:sz w:val="22"/>
          <w:szCs w:val="22"/>
        </w:rPr>
        <w:t>surfaces</w:t>
      </w:r>
      <w:r w:rsidRPr="00E562C7">
        <w:rPr>
          <w:spacing w:val="-10"/>
          <w:sz w:val="22"/>
          <w:szCs w:val="22"/>
        </w:rPr>
        <w:t xml:space="preserve"> </w:t>
      </w:r>
      <w:r w:rsidRPr="00E562C7">
        <w:rPr>
          <w:spacing w:val="-2"/>
          <w:sz w:val="22"/>
          <w:szCs w:val="22"/>
        </w:rPr>
        <w:t>(</w:t>
      </w:r>
      <w:proofErr w:type="spellStart"/>
      <w:r w:rsidRPr="00E562C7">
        <w:rPr>
          <w:sz w:val="22"/>
          <w:szCs w:val="22"/>
        </w:rPr>
        <w:fldChar w:fldCharType="begin"/>
      </w:r>
      <w:r w:rsidRPr="00E562C7">
        <w:rPr>
          <w:sz w:val="22"/>
          <w:szCs w:val="22"/>
        </w:rPr>
        <w:instrText>HYPERLINK \l "_bookmark21"</w:instrText>
      </w:r>
      <w:r w:rsidRPr="00E562C7">
        <w:rPr>
          <w:sz w:val="22"/>
          <w:szCs w:val="22"/>
        </w:rPr>
      </w:r>
      <w:r w:rsidRPr="00E562C7">
        <w:rPr>
          <w:sz w:val="22"/>
          <w:szCs w:val="22"/>
        </w:rPr>
        <w:fldChar w:fldCharType="separate"/>
      </w:r>
      <w:r w:rsidRPr="00E562C7">
        <w:rPr>
          <w:color w:val="2F4F4F"/>
          <w:spacing w:val="-2"/>
          <w:sz w:val="22"/>
          <w:szCs w:val="22"/>
        </w:rPr>
        <w:t>Hassink</w:t>
      </w:r>
      <w:proofErr w:type="spellEnd"/>
      <w:r w:rsidRPr="00E562C7">
        <w:rPr>
          <w:color w:val="2F4F4F"/>
          <w:spacing w:val="-2"/>
          <w:sz w:val="22"/>
          <w:szCs w:val="22"/>
        </w:rPr>
        <w:fldChar w:fldCharType="end"/>
      </w:r>
      <w:r w:rsidRPr="00E562C7">
        <w:rPr>
          <w:color w:val="2F4F4F"/>
          <w:spacing w:val="-2"/>
          <w:sz w:val="22"/>
          <w:szCs w:val="22"/>
        </w:rPr>
        <w:t xml:space="preserve"> </w:t>
      </w:r>
      <w:hyperlink w:anchor="_bookmark21" w:history="1">
        <w:r w:rsidRPr="00E562C7">
          <w:rPr>
            <w:color w:val="2F4F4F"/>
            <w:sz w:val="22"/>
            <w:szCs w:val="22"/>
          </w:rPr>
          <w:t>and</w:t>
        </w:r>
        <w:r w:rsidRPr="00E562C7">
          <w:rPr>
            <w:color w:val="2F4F4F"/>
            <w:spacing w:val="-8"/>
            <w:sz w:val="22"/>
            <w:szCs w:val="22"/>
          </w:rPr>
          <w:t xml:space="preserve"> </w:t>
        </w:r>
        <w:r w:rsidRPr="00E562C7">
          <w:rPr>
            <w:color w:val="2F4F4F"/>
            <w:sz w:val="22"/>
            <w:szCs w:val="22"/>
          </w:rPr>
          <w:t>Whitmore</w:t>
        </w:r>
      </w:hyperlink>
      <w:r w:rsidRPr="00E562C7">
        <w:rPr>
          <w:color w:val="2F4F4F"/>
          <w:spacing w:val="-8"/>
          <w:sz w:val="22"/>
          <w:szCs w:val="22"/>
        </w:rPr>
        <w:t xml:space="preserve"> </w:t>
      </w:r>
      <w:r w:rsidRPr="00E562C7">
        <w:rPr>
          <w:sz w:val="22"/>
          <w:szCs w:val="22"/>
        </w:rPr>
        <w:t>[</w:t>
      </w:r>
      <w:hyperlink w:anchor="_bookmark21" w:history="1">
        <w:r w:rsidRPr="00E562C7">
          <w:rPr>
            <w:color w:val="2F4F4F"/>
            <w:sz w:val="22"/>
            <w:szCs w:val="22"/>
          </w:rPr>
          <w:t>1997</w:t>
        </w:r>
      </w:hyperlink>
      <w:r w:rsidRPr="00E562C7">
        <w:rPr>
          <w:sz w:val="22"/>
          <w:szCs w:val="22"/>
        </w:rPr>
        <w:t>]),</w:t>
      </w:r>
      <w:r w:rsidRPr="00E562C7">
        <w:rPr>
          <w:spacing w:val="-7"/>
          <w:sz w:val="22"/>
          <w:szCs w:val="22"/>
        </w:rPr>
        <w:t xml:space="preserve"> </w:t>
      </w:r>
      <w:r w:rsidRPr="00E562C7">
        <w:rPr>
          <w:sz w:val="22"/>
          <w:szCs w:val="22"/>
        </w:rPr>
        <w:t>physical</w:t>
      </w:r>
      <w:r w:rsidRPr="00E562C7">
        <w:rPr>
          <w:spacing w:val="-8"/>
          <w:sz w:val="22"/>
          <w:szCs w:val="22"/>
        </w:rPr>
        <w:t xml:space="preserve"> </w:t>
      </w:r>
      <w:r w:rsidRPr="00E562C7">
        <w:rPr>
          <w:sz w:val="22"/>
          <w:szCs w:val="22"/>
        </w:rPr>
        <w:t>protection</w:t>
      </w:r>
      <w:r w:rsidRPr="00E562C7">
        <w:rPr>
          <w:spacing w:val="-8"/>
          <w:sz w:val="22"/>
          <w:szCs w:val="22"/>
        </w:rPr>
        <w:t xml:space="preserve"> </w:t>
      </w:r>
      <w:r w:rsidRPr="00E562C7">
        <w:rPr>
          <w:sz w:val="22"/>
          <w:szCs w:val="22"/>
        </w:rPr>
        <w:t>of</w:t>
      </w:r>
      <w:r w:rsidRPr="00E562C7">
        <w:rPr>
          <w:spacing w:val="-8"/>
          <w:sz w:val="22"/>
          <w:szCs w:val="22"/>
        </w:rPr>
        <w:t xml:space="preserve"> </w:t>
      </w:r>
      <w:r w:rsidRPr="00E562C7">
        <w:rPr>
          <w:sz w:val="22"/>
          <w:szCs w:val="22"/>
        </w:rPr>
        <w:t>C</w:t>
      </w:r>
      <w:r w:rsidRPr="00E562C7">
        <w:rPr>
          <w:spacing w:val="-8"/>
          <w:sz w:val="22"/>
          <w:szCs w:val="22"/>
        </w:rPr>
        <w:t xml:space="preserve"> </w:t>
      </w:r>
      <w:r w:rsidRPr="00E562C7">
        <w:rPr>
          <w:sz w:val="22"/>
          <w:szCs w:val="22"/>
        </w:rPr>
        <w:t>in</w:t>
      </w:r>
      <w:r w:rsidRPr="00E562C7">
        <w:rPr>
          <w:spacing w:val="-8"/>
          <w:sz w:val="22"/>
          <w:szCs w:val="22"/>
        </w:rPr>
        <w:t xml:space="preserve"> </w:t>
      </w:r>
      <w:r w:rsidRPr="00E562C7">
        <w:rPr>
          <w:sz w:val="22"/>
          <w:szCs w:val="22"/>
        </w:rPr>
        <w:t>soil</w:t>
      </w:r>
      <w:r w:rsidRPr="00E562C7">
        <w:rPr>
          <w:spacing w:val="-8"/>
          <w:sz w:val="22"/>
          <w:szCs w:val="22"/>
        </w:rPr>
        <w:t xml:space="preserve"> </w:t>
      </w:r>
      <w:r w:rsidRPr="00E562C7">
        <w:rPr>
          <w:sz w:val="22"/>
          <w:szCs w:val="22"/>
        </w:rPr>
        <w:t xml:space="preserve">aggregates, the biochemical complexity or recalcitrance of the C inputs themselves, and </w:t>
      </w:r>
      <w:r w:rsidR="00E562C7" w:rsidRPr="00E562C7">
        <w:rPr>
          <w:sz w:val="22"/>
          <w:szCs w:val="22"/>
        </w:rPr>
        <w:t xml:space="preserve">other </w:t>
      </w:r>
      <w:r w:rsidRPr="00E562C7">
        <w:rPr>
          <w:sz w:val="22"/>
          <w:szCs w:val="22"/>
        </w:rPr>
        <w:t xml:space="preserve">environmental </w:t>
      </w:r>
      <w:r w:rsidRPr="00E562C7">
        <w:rPr>
          <w:spacing w:val="-4"/>
          <w:sz w:val="22"/>
          <w:szCs w:val="22"/>
        </w:rPr>
        <w:t>limits</w:t>
      </w:r>
      <w:r w:rsidRPr="00E562C7">
        <w:rPr>
          <w:spacing w:val="-8"/>
          <w:sz w:val="22"/>
          <w:szCs w:val="22"/>
        </w:rPr>
        <w:t xml:space="preserve"> </w:t>
      </w:r>
      <w:r w:rsidRPr="00E562C7">
        <w:rPr>
          <w:spacing w:val="-4"/>
          <w:sz w:val="22"/>
          <w:szCs w:val="22"/>
        </w:rPr>
        <w:t>on</w:t>
      </w:r>
      <w:r w:rsidRPr="00E562C7">
        <w:rPr>
          <w:spacing w:val="-8"/>
          <w:sz w:val="22"/>
          <w:szCs w:val="22"/>
        </w:rPr>
        <w:t xml:space="preserve"> </w:t>
      </w:r>
      <w:r w:rsidRPr="00E562C7">
        <w:rPr>
          <w:spacing w:val="-4"/>
          <w:sz w:val="22"/>
          <w:szCs w:val="22"/>
        </w:rPr>
        <w:t>biological</w:t>
      </w:r>
      <w:r w:rsidRPr="00E562C7">
        <w:rPr>
          <w:spacing w:val="-8"/>
          <w:sz w:val="22"/>
          <w:szCs w:val="22"/>
        </w:rPr>
        <w:t xml:space="preserve"> </w:t>
      </w:r>
      <w:r w:rsidRPr="00E562C7">
        <w:rPr>
          <w:spacing w:val="-4"/>
          <w:sz w:val="22"/>
          <w:szCs w:val="22"/>
        </w:rPr>
        <w:t xml:space="preserve">activity </w:t>
      </w:r>
      <w:r w:rsidRPr="00E562C7">
        <w:rPr>
          <w:sz w:val="22"/>
          <w:szCs w:val="22"/>
        </w:rPr>
        <w:t>(</w:t>
      </w:r>
      <w:proofErr w:type="spellStart"/>
      <w:r w:rsidRPr="00E562C7">
        <w:rPr>
          <w:sz w:val="22"/>
          <w:szCs w:val="22"/>
        </w:rPr>
        <w:fldChar w:fldCharType="begin"/>
      </w:r>
      <w:r w:rsidRPr="00E562C7">
        <w:rPr>
          <w:sz w:val="22"/>
          <w:szCs w:val="22"/>
        </w:rPr>
        <w:instrText>HYPERLINK \l "_bookmark16"</w:instrText>
      </w:r>
      <w:r w:rsidRPr="00E562C7">
        <w:rPr>
          <w:sz w:val="22"/>
          <w:szCs w:val="22"/>
        </w:rPr>
      </w:r>
      <w:r w:rsidRPr="00E562C7">
        <w:rPr>
          <w:sz w:val="22"/>
          <w:szCs w:val="22"/>
        </w:rPr>
        <w:fldChar w:fldCharType="separate"/>
      </w:r>
      <w:r w:rsidRPr="00E562C7">
        <w:rPr>
          <w:color w:val="2F4F4F"/>
          <w:sz w:val="22"/>
          <w:szCs w:val="22"/>
        </w:rPr>
        <w:t>Baldock</w:t>
      </w:r>
      <w:proofErr w:type="spellEnd"/>
      <w:r w:rsidRPr="00E562C7">
        <w:rPr>
          <w:color w:val="2F4F4F"/>
          <w:spacing w:val="-13"/>
          <w:sz w:val="22"/>
          <w:szCs w:val="22"/>
        </w:rPr>
        <w:t xml:space="preserve"> </w:t>
      </w:r>
      <w:r w:rsidRPr="00E562C7">
        <w:rPr>
          <w:color w:val="2F4F4F"/>
          <w:sz w:val="22"/>
          <w:szCs w:val="22"/>
        </w:rPr>
        <w:t>and</w:t>
      </w:r>
      <w:r w:rsidRPr="00E562C7">
        <w:rPr>
          <w:color w:val="2F4F4F"/>
          <w:spacing w:val="-12"/>
          <w:sz w:val="22"/>
          <w:szCs w:val="22"/>
        </w:rPr>
        <w:t xml:space="preserve"> </w:t>
      </w:r>
      <w:proofErr w:type="spellStart"/>
      <w:r w:rsidRPr="00E562C7">
        <w:rPr>
          <w:color w:val="2F4F4F"/>
          <w:sz w:val="22"/>
          <w:szCs w:val="22"/>
        </w:rPr>
        <w:t>Skjemstad</w:t>
      </w:r>
      <w:proofErr w:type="spellEnd"/>
      <w:r w:rsidRPr="00E562C7">
        <w:rPr>
          <w:color w:val="2F4F4F"/>
          <w:sz w:val="22"/>
          <w:szCs w:val="22"/>
        </w:rPr>
        <w:fldChar w:fldCharType="end"/>
      </w:r>
      <w:r w:rsidRPr="00E562C7">
        <w:rPr>
          <w:color w:val="2F4F4F"/>
          <w:spacing w:val="-13"/>
          <w:sz w:val="22"/>
          <w:szCs w:val="22"/>
        </w:rPr>
        <w:t xml:space="preserve"> </w:t>
      </w:r>
      <w:r w:rsidRPr="00E562C7">
        <w:rPr>
          <w:sz w:val="22"/>
          <w:szCs w:val="22"/>
        </w:rPr>
        <w:t>[</w:t>
      </w:r>
      <w:hyperlink w:anchor="_bookmark16" w:history="1">
        <w:r w:rsidRPr="00E562C7">
          <w:rPr>
            <w:color w:val="2F4F4F"/>
            <w:sz w:val="22"/>
            <w:szCs w:val="22"/>
          </w:rPr>
          <w:t>2000</w:t>
        </w:r>
      </w:hyperlink>
      <w:r w:rsidRPr="00E562C7">
        <w:rPr>
          <w:sz w:val="22"/>
          <w:szCs w:val="22"/>
        </w:rPr>
        <w:t>],</w:t>
      </w:r>
      <w:r w:rsidRPr="00E562C7">
        <w:rPr>
          <w:spacing w:val="-12"/>
          <w:sz w:val="22"/>
          <w:szCs w:val="22"/>
        </w:rPr>
        <w:t xml:space="preserve"> </w:t>
      </w:r>
      <w:hyperlink w:anchor="_bookmark0" w:history="1">
        <w:proofErr w:type="spellStart"/>
        <w:r w:rsidRPr="00E562C7">
          <w:rPr>
            <w:color w:val="2F4F4F"/>
            <w:sz w:val="22"/>
            <w:szCs w:val="22"/>
          </w:rPr>
          <w:t>Birge</w:t>
        </w:r>
        <w:proofErr w:type="spellEnd"/>
        <w:r w:rsidRPr="00E562C7">
          <w:rPr>
            <w:color w:val="2F4F4F"/>
            <w:spacing w:val="-13"/>
            <w:sz w:val="22"/>
            <w:szCs w:val="22"/>
          </w:rPr>
          <w:t xml:space="preserve"> </w:t>
        </w:r>
        <w:r w:rsidRPr="00E562C7">
          <w:rPr>
            <w:color w:val="2F4F4F"/>
            <w:sz w:val="22"/>
            <w:szCs w:val="22"/>
          </w:rPr>
          <w:t>et</w:t>
        </w:r>
        <w:r w:rsidRPr="00E562C7">
          <w:rPr>
            <w:color w:val="2F4F4F"/>
            <w:spacing w:val="-13"/>
            <w:sz w:val="22"/>
            <w:szCs w:val="22"/>
          </w:rPr>
          <w:t xml:space="preserve"> </w:t>
        </w:r>
        <w:r w:rsidRPr="00E562C7">
          <w:rPr>
            <w:color w:val="2F4F4F"/>
            <w:sz w:val="22"/>
            <w:szCs w:val="22"/>
          </w:rPr>
          <w:t>al.</w:t>
        </w:r>
      </w:hyperlink>
      <w:r w:rsidRPr="00E562C7">
        <w:rPr>
          <w:color w:val="2F4F4F"/>
          <w:spacing w:val="-12"/>
          <w:sz w:val="22"/>
          <w:szCs w:val="22"/>
        </w:rPr>
        <w:t xml:space="preserve"> </w:t>
      </w:r>
      <w:r w:rsidRPr="00E562C7">
        <w:rPr>
          <w:sz w:val="22"/>
          <w:szCs w:val="22"/>
        </w:rPr>
        <w:t>[</w:t>
      </w:r>
      <w:hyperlink w:anchor="_bookmark0" w:history="1">
        <w:r w:rsidRPr="00E562C7">
          <w:rPr>
            <w:color w:val="2F4F4F"/>
            <w:sz w:val="22"/>
            <w:szCs w:val="22"/>
          </w:rPr>
          <w:t>2015</w:t>
        </w:r>
      </w:hyperlink>
      <w:r w:rsidRPr="00E562C7">
        <w:rPr>
          <w:sz w:val="22"/>
          <w:szCs w:val="22"/>
        </w:rPr>
        <w:t>]).</w:t>
      </w:r>
      <w:r w:rsidRPr="00E562C7">
        <w:rPr>
          <w:spacing w:val="-13"/>
          <w:sz w:val="22"/>
          <w:szCs w:val="22"/>
        </w:rPr>
        <w:t xml:space="preserve"> </w:t>
      </w:r>
      <w:r w:rsidR="00E562C7">
        <w:rPr>
          <w:sz w:val="22"/>
          <w:szCs w:val="22"/>
        </w:rPr>
        <w:t>Figures a</w:t>
      </w:r>
      <w:r w:rsidRPr="00E562C7">
        <w:rPr>
          <w:sz w:val="22"/>
          <w:szCs w:val="22"/>
        </w:rPr>
        <w:t xml:space="preserve">dapted from </w:t>
      </w:r>
      <w:hyperlink w:anchor="_bookmark36" w:history="1">
        <w:r w:rsidRPr="00E562C7">
          <w:rPr>
            <w:color w:val="2F4F4F"/>
            <w:sz w:val="22"/>
            <w:szCs w:val="22"/>
          </w:rPr>
          <w:t>Stewart et al.</w:t>
        </w:r>
      </w:hyperlink>
      <w:r w:rsidRPr="00E562C7">
        <w:rPr>
          <w:color w:val="2F4F4F"/>
          <w:sz w:val="22"/>
          <w:szCs w:val="22"/>
        </w:rPr>
        <w:t xml:space="preserve"> </w:t>
      </w:r>
      <w:r w:rsidR="00426AC1">
        <w:rPr>
          <w:color w:val="2F4F4F"/>
          <w:sz w:val="22"/>
          <w:szCs w:val="22"/>
        </w:rPr>
        <w:t>(</w:t>
      </w:r>
      <w:r w:rsidRPr="00E562C7">
        <w:rPr>
          <w:sz w:val="22"/>
          <w:szCs w:val="22"/>
        </w:rPr>
        <w:t>[</w:t>
      </w:r>
      <w:hyperlink w:anchor="_bookmark36" w:history="1">
        <w:r w:rsidRPr="00E562C7">
          <w:rPr>
            <w:color w:val="2F4F4F"/>
            <w:sz w:val="22"/>
            <w:szCs w:val="22"/>
          </w:rPr>
          <w:t>2007</w:t>
        </w:r>
      </w:hyperlink>
      <w:r w:rsidRPr="00E562C7">
        <w:rPr>
          <w:sz w:val="22"/>
          <w:szCs w:val="22"/>
        </w:rPr>
        <w:t>]</w:t>
      </w:r>
      <w:r w:rsidR="00426AC1">
        <w:rPr>
          <w:sz w:val="22"/>
          <w:szCs w:val="22"/>
        </w:rPr>
        <w:t>)</w:t>
      </w:r>
      <w:r w:rsidRPr="00E562C7">
        <w:rPr>
          <w:sz w:val="22"/>
          <w:szCs w:val="22"/>
        </w:rPr>
        <w:t>.</w:t>
      </w:r>
    </w:p>
    <w:p w14:paraId="7624E0B2" w14:textId="7FCCF75C" w:rsidR="00E562C7" w:rsidRDefault="00E562C7" w:rsidP="005E70CD">
      <w:pPr>
        <w:pStyle w:val="BodyText"/>
        <w:spacing w:line="189" w:lineRule="auto"/>
        <w:ind w:left="106" w:right="38"/>
        <w:jc w:val="both"/>
        <w:rPr>
          <w:rFonts w:ascii="Arial"/>
          <w:sz w:val="18"/>
        </w:rPr>
      </w:pPr>
    </w:p>
    <w:p w14:paraId="753A776F" w14:textId="77777777" w:rsidR="00E562C7" w:rsidRDefault="00E562C7" w:rsidP="005E70CD">
      <w:pPr>
        <w:pStyle w:val="BodyText"/>
        <w:spacing w:line="189" w:lineRule="auto"/>
        <w:ind w:left="106" w:right="38"/>
        <w:jc w:val="both"/>
        <w:rPr>
          <w:rFonts w:ascii="Arial"/>
          <w:sz w:val="18"/>
        </w:rPr>
      </w:pPr>
    </w:p>
    <w:p w14:paraId="1FC2D277" w14:textId="1010D794" w:rsidR="005E70CD" w:rsidRDefault="005E70CD" w:rsidP="005E70CD">
      <w:pPr>
        <w:pStyle w:val="BodyText"/>
        <w:spacing w:line="189" w:lineRule="auto"/>
        <w:ind w:left="106" w:right="38"/>
        <w:jc w:val="both"/>
        <w:rPr>
          <w:rFonts w:ascii="Arial"/>
          <w:sz w:val="18"/>
        </w:rPr>
      </w:pPr>
    </w:p>
    <w:p w14:paraId="78E8A663" w14:textId="77777777" w:rsidR="005E70CD" w:rsidRDefault="005E70CD" w:rsidP="005E70CD">
      <w:pPr>
        <w:pStyle w:val="BodyText"/>
        <w:rPr>
          <w:rFonts w:ascii="Arial"/>
        </w:rPr>
      </w:pPr>
    </w:p>
    <w:p w14:paraId="10441EA0" w14:textId="423989CA" w:rsidR="005E70CD" w:rsidRDefault="00E562C7" w:rsidP="005E70CD">
      <w:pPr>
        <w:pStyle w:val="BodyText"/>
        <w:spacing w:before="4"/>
        <w:rPr>
          <w:rFonts w:ascii="Arial"/>
          <w:sz w:val="27"/>
        </w:rPr>
      </w:pPr>
      <w:r>
        <w:rPr>
          <w:rFonts w:ascii="Arial"/>
          <w:noProof/>
          <w:sz w:val="27"/>
        </w:rPr>
        <w:lastRenderedPageBreak/>
        <w:drawing>
          <wp:inline distT="0" distB="0" distL="0" distR="0" wp14:anchorId="3467E173" wp14:editId="3C596F95">
            <wp:extent cx="6483350" cy="5461635"/>
            <wp:effectExtent l="0" t="0" r="6350" b="0"/>
            <wp:docPr id="881" name="Picture 88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ture 88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3350" cy="5461635"/>
                    </a:xfrm>
                    <a:prstGeom prst="rect">
                      <a:avLst/>
                    </a:prstGeom>
                  </pic:spPr>
                </pic:pic>
              </a:graphicData>
            </a:graphic>
          </wp:inline>
        </w:drawing>
      </w:r>
    </w:p>
    <w:p w14:paraId="2057A0F1" w14:textId="419A2CA4" w:rsidR="005E70CD" w:rsidRPr="00E562C7" w:rsidRDefault="005E70CD" w:rsidP="00E562C7">
      <w:pPr>
        <w:spacing w:before="154" w:line="480" w:lineRule="auto"/>
        <w:ind w:left="106" w:right="38"/>
        <w:jc w:val="both"/>
      </w:pPr>
      <w:r w:rsidRPr="00E562C7">
        <w:rPr>
          <w:b/>
        </w:rPr>
        <w:t>Figure</w:t>
      </w:r>
      <w:r w:rsidRPr="00E562C7">
        <w:rPr>
          <w:b/>
          <w:spacing w:val="-8"/>
        </w:rPr>
        <w:t xml:space="preserve"> </w:t>
      </w:r>
      <w:r w:rsidRPr="00E562C7">
        <w:rPr>
          <w:b/>
        </w:rPr>
        <w:t>2:</w:t>
      </w:r>
      <w:r w:rsidRPr="00E562C7">
        <w:rPr>
          <w:b/>
          <w:spacing w:val="10"/>
        </w:rPr>
        <w:t xml:space="preserve"> </w:t>
      </w:r>
      <w:r w:rsidRPr="00E562C7">
        <w:t>Alternate</w:t>
      </w:r>
      <w:r w:rsidRPr="00E562C7">
        <w:rPr>
          <w:spacing w:val="-10"/>
        </w:rPr>
        <w:t xml:space="preserve"> </w:t>
      </w:r>
      <w:r w:rsidRPr="00E562C7">
        <w:t>scenarios</w:t>
      </w:r>
      <w:r w:rsidRPr="00E562C7">
        <w:rPr>
          <w:spacing w:val="-10"/>
        </w:rPr>
        <w:t xml:space="preserve"> </w:t>
      </w:r>
      <w:r w:rsidRPr="00E562C7">
        <w:t>of</w:t>
      </w:r>
      <w:r w:rsidRPr="00E562C7">
        <w:rPr>
          <w:spacing w:val="-10"/>
        </w:rPr>
        <w:t xml:space="preserve"> </w:t>
      </w:r>
      <w:r w:rsidRPr="00E562C7">
        <w:t>afforestation</w:t>
      </w:r>
      <w:r w:rsidRPr="00E562C7">
        <w:rPr>
          <w:spacing w:val="-10"/>
        </w:rPr>
        <w:t xml:space="preserve"> </w:t>
      </w:r>
      <w:r w:rsidRPr="00E562C7">
        <w:t>on</w:t>
      </w:r>
      <w:r w:rsidRPr="00E562C7">
        <w:rPr>
          <w:spacing w:val="-10"/>
        </w:rPr>
        <w:t xml:space="preserve"> </w:t>
      </w:r>
      <w:r w:rsidRPr="00E562C7">
        <w:t>soil</w:t>
      </w:r>
      <w:r w:rsidRPr="00E562C7">
        <w:rPr>
          <w:spacing w:val="-10"/>
        </w:rPr>
        <w:t xml:space="preserve"> </w:t>
      </w:r>
      <w:r w:rsidRPr="00E562C7">
        <w:t xml:space="preserve">carbon </w:t>
      </w:r>
      <w:r w:rsidRPr="00E562C7">
        <w:rPr>
          <w:spacing w:val="-2"/>
        </w:rPr>
        <w:t>stocks</w:t>
      </w:r>
      <w:r w:rsidRPr="00E562C7">
        <w:rPr>
          <w:spacing w:val="-4"/>
        </w:rPr>
        <w:t xml:space="preserve"> </w:t>
      </w:r>
      <w:r w:rsidRPr="00E562C7">
        <w:rPr>
          <w:spacing w:val="-2"/>
        </w:rPr>
        <w:t>over</w:t>
      </w:r>
      <w:r w:rsidRPr="00E562C7">
        <w:rPr>
          <w:spacing w:val="-5"/>
        </w:rPr>
        <w:t xml:space="preserve"> </w:t>
      </w:r>
      <w:r w:rsidRPr="00E562C7">
        <w:rPr>
          <w:spacing w:val="-2"/>
        </w:rPr>
        <w:t>time</w:t>
      </w:r>
      <w:r w:rsidRPr="00E562C7">
        <w:rPr>
          <w:spacing w:val="-3"/>
        </w:rPr>
        <w:t xml:space="preserve"> </w:t>
      </w:r>
      <w:r w:rsidRPr="00E562C7">
        <w:rPr>
          <w:spacing w:val="-2"/>
        </w:rPr>
        <w:t>with</w:t>
      </w:r>
      <w:r w:rsidRPr="00E562C7">
        <w:rPr>
          <w:spacing w:val="-5"/>
        </w:rPr>
        <w:t xml:space="preserve"> </w:t>
      </w:r>
      <w:r w:rsidRPr="00E562C7">
        <w:rPr>
          <w:spacing w:val="-2"/>
        </w:rPr>
        <w:t>supporting</w:t>
      </w:r>
      <w:r w:rsidRPr="00E562C7">
        <w:rPr>
          <w:spacing w:val="-5"/>
        </w:rPr>
        <w:t xml:space="preserve"> </w:t>
      </w:r>
      <w:r w:rsidRPr="00E562C7">
        <w:rPr>
          <w:spacing w:val="-2"/>
        </w:rPr>
        <w:t>literature</w:t>
      </w:r>
      <w:r w:rsidRPr="00E562C7">
        <w:rPr>
          <w:spacing w:val="-3"/>
        </w:rPr>
        <w:t xml:space="preserve"> </w:t>
      </w:r>
      <w:r w:rsidRPr="00E562C7">
        <w:rPr>
          <w:spacing w:val="-2"/>
        </w:rPr>
        <w:t>and</w:t>
      </w:r>
      <w:r w:rsidRPr="00E562C7">
        <w:rPr>
          <w:spacing w:val="-4"/>
        </w:rPr>
        <w:t xml:space="preserve"> </w:t>
      </w:r>
      <w:r w:rsidRPr="00E562C7">
        <w:rPr>
          <w:spacing w:val="-2"/>
        </w:rPr>
        <w:t>the</w:t>
      </w:r>
      <w:r w:rsidRPr="00E562C7">
        <w:rPr>
          <w:spacing w:val="-5"/>
        </w:rPr>
        <w:t xml:space="preserve"> </w:t>
      </w:r>
      <w:r w:rsidRPr="00E562C7">
        <w:rPr>
          <w:spacing w:val="-2"/>
        </w:rPr>
        <w:t xml:space="preserve">predicted </w:t>
      </w:r>
      <w:r w:rsidRPr="00E562C7">
        <w:t>change</w:t>
      </w:r>
      <w:r w:rsidRPr="00E562C7">
        <w:rPr>
          <w:spacing w:val="-7"/>
        </w:rPr>
        <w:t xml:space="preserve"> </w:t>
      </w:r>
      <w:r w:rsidRPr="00E562C7">
        <w:t>in</w:t>
      </w:r>
      <w:r w:rsidRPr="00E562C7">
        <w:rPr>
          <w:spacing w:val="-8"/>
        </w:rPr>
        <w:t xml:space="preserve"> </w:t>
      </w:r>
      <w:r w:rsidRPr="00E562C7">
        <w:t>soil</w:t>
      </w:r>
      <w:r w:rsidRPr="00E562C7">
        <w:rPr>
          <w:spacing w:val="-7"/>
        </w:rPr>
        <w:t xml:space="preserve"> </w:t>
      </w:r>
      <w:r w:rsidRPr="00E562C7">
        <w:t>carbon</w:t>
      </w:r>
      <w:r w:rsidR="00E562C7">
        <w:t xml:space="preserve"> storage</w:t>
      </w:r>
      <w:r w:rsidRPr="00E562C7">
        <w:rPr>
          <w:spacing w:val="-8"/>
        </w:rPr>
        <w:t xml:space="preserve"> </w:t>
      </w:r>
      <w:r w:rsidR="00E562C7">
        <w:rPr>
          <w:spacing w:val="-8"/>
        </w:rPr>
        <w:t xml:space="preserve">equilibria </w:t>
      </w:r>
      <w:r w:rsidRPr="00E562C7">
        <w:t>according</w:t>
      </w:r>
      <w:r w:rsidRPr="00E562C7">
        <w:rPr>
          <w:spacing w:val="-8"/>
        </w:rPr>
        <w:t xml:space="preserve"> </w:t>
      </w:r>
      <w:r w:rsidRPr="00E562C7">
        <w:t>to</w:t>
      </w:r>
      <w:r w:rsidRPr="00E562C7">
        <w:rPr>
          <w:spacing w:val="-7"/>
        </w:rPr>
        <w:t xml:space="preserve"> </w:t>
      </w:r>
      <w:r w:rsidRPr="00E562C7">
        <w:t>the</w:t>
      </w:r>
      <w:r w:rsidRPr="00E562C7">
        <w:rPr>
          <w:spacing w:val="-8"/>
        </w:rPr>
        <w:t xml:space="preserve"> </w:t>
      </w:r>
      <w:r w:rsidRPr="00E562C7">
        <w:t>carbon</w:t>
      </w:r>
      <w:r w:rsidRPr="00E562C7">
        <w:rPr>
          <w:spacing w:val="-7"/>
        </w:rPr>
        <w:t xml:space="preserve"> </w:t>
      </w:r>
      <w:r w:rsidRPr="00E562C7">
        <w:t>saturation</w:t>
      </w:r>
      <w:r w:rsidRPr="00E562C7">
        <w:rPr>
          <w:spacing w:val="-8"/>
        </w:rPr>
        <w:t xml:space="preserve"> </w:t>
      </w:r>
      <w:r w:rsidRPr="00E562C7">
        <w:t>hypothesis.</w:t>
      </w:r>
      <w:r w:rsidRPr="00E562C7">
        <w:rPr>
          <w:spacing w:val="40"/>
        </w:rPr>
        <w:t xml:space="preserve"> </w:t>
      </w:r>
      <w:r w:rsidRPr="00E562C7">
        <w:t xml:space="preserve">The scenarios include </w:t>
      </w:r>
      <w:r w:rsidR="00E562C7">
        <w:t xml:space="preserve">increased </w:t>
      </w:r>
      <w:r w:rsidRPr="00E562C7">
        <w:t>soil carbon (</w:t>
      </w:r>
      <w:r w:rsidR="00E562C7">
        <w:t xml:space="preserve">top; </w:t>
      </w:r>
      <w:r w:rsidRPr="00E562C7">
        <w:t>highlighted</w:t>
      </w:r>
      <w:r w:rsidRPr="00E562C7">
        <w:rPr>
          <w:spacing w:val="-5"/>
        </w:rPr>
        <w:t xml:space="preserve"> </w:t>
      </w:r>
      <w:r w:rsidRPr="00E562C7">
        <w:t>in</w:t>
      </w:r>
      <w:r w:rsidRPr="00E562C7">
        <w:rPr>
          <w:spacing w:val="-5"/>
        </w:rPr>
        <w:t xml:space="preserve"> </w:t>
      </w:r>
      <w:r w:rsidRPr="00E562C7">
        <w:t>green),</w:t>
      </w:r>
      <w:r w:rsidRPr="00E562C7">
        <w:rPr>
          <w:spacing w:val="-5"/>
        </w:rPr>
        <w:t xml:space="preserve"> </w:t>
      </w:r>
      <w:r w:rsidRPr="00E562C7">
        <w:t>no</w:t>
      </w:r>
      <w:r w:rsidRPr="00E562C7">
        <w:rPr>
          <w:spacing w:val="-6"/>
        </w:rPr>
        <w:t xml:space="preserve"> </w:t>
      </w:r>
      <w:r w:rsidR="00E562C7">
        <w:t>change in</w:t>
      </w:r>
      <w:r w:rsidRPr="00E562C7">
        <w:rPr>
          <w:spacing w:val="-5"/>
        </w:rPr>
        <w:t xml:space="preserve"> </w:t>
      </w:r>
      <w:r w:rsidRPr="00E562C7">
        <w:t>soil</w:t>
      </w:r>
      <w:r w:rsidRPr="00E562C7">
        <w:rPr>
          <w:spacing w:val="-5"/>
        </w:rPr>
        <w:t xml:space="preserve"> </w:t>
      </w:r>
      <w:r w:rsidRPr="00E562C7">
        <w:t>carbon</w:t>
      </w:r>
      <w:r w:rsidRPr="00E562C7">
        <w:rPr>
          <w:spacing w:val="-6"/>
        </w:rPr>
        <w:t xml:space="preserve"> </w:t>
      </w:r>
      <w:r w:rsidRPr="00E562C7">
        <w:t>(</w:t>
      </w:r>
      <w:r w:rsidR="00E562C7">
        <w:t xml:space="preserve">middle; </w:t>
      </w:r>
      <w:r w:rsidRPr="00E562C7">
        <w:t>highlighted</w:t>
      </w:r>
      <w:r w:rsidRPr="00E562C7">
        <w:rPr>
          <w:spacing w:val="-6"/>
        </w:rPr>
        <w:t xml:space="preserve"> </w:t>
      </w:r>
      <w:r w:rsidRPr="00E562C7">
        <w:t>in</w:t>
      </w:r>
      <w:r w:rsidRPr="00E562C7">
        <w:rPr>
          <w:spacing w:val="-5"/>
        </w:rPr>
        <w:t xml:space="preserve"> </w:t>
      </w:r>
      <w:r w:rsidRPr="00E562C7">
        <w:t>yel</w:t>
      </w:r>
      <w:r w:rsidRPr="00E562C7">
        <w:rPr>
          <w:spacing w:val="-4"/>
        </w:rPr>
        <w:t>low)</w:t>
      </w:r>
      <w:r w:rsidRPr="00E562C7">
        <w:rPr>
          <w:spacing w:val="-9"/>
        </w:rPr>
        <w:t xml:space="preserve"> </w:t>
      </w:r>
      <w:r w:rsidRPr="00E562C7">
        <w:rPr>
          <w:spacing w:val="-4"/>
        </w:rPr>
        <w:t>and</w:t>
      </w:r>
      <w:r w:rsidRPr="00E562C7">
        <w:rPr>
          <w:spacing w:val="-8"/>
        </w:rPr>
        <w:t xml:space="preserve"> </w:t>
      </w:r>
      <w:r w:rsidR="00E562C7">
        <w:rPr>
          <w:spacing w:val="-4"/>
        </w:rPr>
        <w:t>decrease</w:t>
      </w:r>
      <w:r w:rsidRPr="00E562C7">
        <w:rPr>
          <w:spacing w:val="-9"/>
        </w:rPr>
        <w:t xml:space="preserve"> </w:t>
      </w:r>
      <w:r w:rsidRPr="00E562C7">
        <w:rPr>
          <w:spacing w:val="-4"/>
        </w:rPr>
        <w:t>in</w:t>
      </w:r>
      <w:r w:rsidRPr="00E562C7">
        <w:rPr>
          <w:spacing w:val="-8"/>
        </w:rPr>
        <w:t xml:space="preserve"> </w:t>
      </w:r>
      <w:r w:rsidRPr="00E562C7">
        <w:rPr>
          <w:spacing w:val="-4"/>
        </w:rPr>
        <w:t>soil</w:t>
      </w:r>
      <w:r w:rsidRPr="00E562C7">
        <w:rPr>
          <w:spacing w:val="-9"/>
        </w:rPr>
        <w:t xml:space="preserve"> </w:t>
      </w:r>
      <w:r w:rsidRPr="00E562C7">
        <w:rPr>
          <w:spacing w:val="-4"/>
        </w:rPr>
        <w:t>carbon</w:t>
      </w:r>
      <w:r w:rsidRPr="00E562C7">
        <w:rPr>
          <w:spacing w:val="-9"/>
        </w:rPr>
        <w:t xml:space="preserve"> </w:t>
      </w:r>
      <w:r w:rsidRPr="00E562C7">
        <w:rPr>
          <w:spacing w:val="-4"/>
        </w:rPr>
        <w:t>(</w:t>
      </w:r>
      <w:r w:rsidR="00E562C7">
        <w:rPr>
          <w:spacing w:val="-4"/>
        </w:rPr>
        <w:t xml:space="preserve">bottom; </w:t>
      </w:r>
      <w:r w:rsidRPr="00E562C7">
        <w:rPr>
          <w:spacing w:val="-4"/>
        </w:rPr>
        <w:t>highlighted</w:t>
      </w:r>
      <w:r w:rsidRPr="00E562C7">
        <w:rPr>
          <w:spacing w:val="-8"/>
        </w:rPr>
        <w:t xml:space="preserve"> </w:t>
      </w:r>
      <w:r w:rsidRPr="00E562C7">
        <w:rPr>
          <w:spacing w:val="-4"/>
        </w:rPr>
        <w:t>in</w:t>
      </w:r>
      <w:r w:rsidRPr="00E562C7">
        <w:rPr>
          <w:spacing w:val="-9"/>
        </w:rPr>
        <w:t xml:space="preserve"> </w:t>
      </w:r>
      <w:r w:rsidRPr="00E562C7">
        <w:rPr>
          <w:spacing w:val="-4"/>
        </w:rPr>
        <w:t>red)</w:t>
      </w:r>
      <w:r w:rsidRPr="00E562C7">
        <w:rPr>
          <w:spacing w:val="-8"/>
        </w:rPr>
        <w:t xml:space="preserve"> </w:t>
      </w:r>
      <w:r w:rsidR="00E562C7">
        <w:rPr>
          <w:spacing w:val="-4"/>
        </w:rPr>
        <w:t>following grassland</w:t>
      </w:r>
      <w:r w:rsidRPr="00E562C7">
        <w:t xml:space="preserve"> afforestatio</w:t>
      </w:r>
      <w:r w:rsidRPr="00426AC1">
        <w:t xml:space="preserve">n. </w:t>
      </w:r>
      <w:r w:rsidR="00426AC1" w:rsidRPr="00426AC1">
        <w:t>Overall quantity and source of soil carbon (grassland vs forest) shifts subtly in each scenario, also according to the carbon saturation hypothesis</w:t>
      </w:r>
      <w:r w:rsidR="00426AC1">
        <w:t xml:space="preserve"> (</w:t>
      </w:r>
      <w:hyperlink w:anchor="_bookmark36" w:history="1">
        <w:r w:rsidR="00426AC1" w:rsidRPr="00E562C7">
          <w:rPr>
            <w:color w:val="2F4F4F"/>
          </w:rPr>
          <w:t>Stewart et al.</w:t>
        </w:r>
      </w:hyperlink>
      <w:r w:rsidR="00426AC1" w:rsidRPr="00E562C7">
        <w:rPr>
          <w:color w:val="2F4F4F"/>
        </w:rPr>
        <w:t xml:space="preserve"> </w:t>
      </w:r>
      <w:r w:rsidR="00426AC1" w:rsidRPr="00E562C7">
        <w:t>[</w:t>
      </w:r>
      <w:hyperlink w:anchor="_bookmark36" w:history="1">
        <w:r w:rsidR="00426AC1" w:rsidRPr="00E562C7">
          <w:rPr>
            <w:color w:val="2F4F4F"/>
          </w:rPr>
          <w:t>2007</w:t>
        </w:r>
      </w:hyperlink>
      <w:r w:rsidR="00426AC1" w:rsidRPr="00E562C7">
        <w:t>]</w:t>
      </w:r>
      <w:r w:rsidR="00426AC1">
        <w:t>)</w:t>
      </w:r>
      <w:r w:rsidR="00426AC1" w:rsidRPr="00426AC1">
        <w:t xml:space="preserve">. </w:t>
      </w:r>
    </w:p>
    <w:p w14:paraId="712B1304" w14:textId="77777777" w:rsidR="005E70CD" w:rsidRDefault="005E70CD" w:rsidP="005E70CD">
      <w:pPr>
        <w:pStyle w:val="BodyText"/>
        <w:spacing w:line="189" w:lineRule="auto"/>
        <w:ind w:left="106" w:right="38"/>
        <w:jc w:val="both"/>
        <w:rPr>
          <w:rFonts w:ascii="Arial"/>
          <w:sz w:val="18"/>
        </w:rPr>
      </w:pPr>
    </w:p>
    <w:p w14:paraId="20F44260" w14:textId="08353751" w:rsidR="00E562C7" w:rsidRDefault="00E562C7" w:rsidP="00E562C7">
      <w:pPr>
        <w:rPr>
          <w:rFonts w:ascii="Arial"/>
          <w:b/>
          <w:spacing w:val="-4"/>
          <w:sz w:val="18"/>
        </w:rPr>
      </w:pPr>
      <w:commentRangeStart w:id="80"/>
      <w:del w:id="81" w:author="Jacob Gellman" w:date="2022-12-22T14:45:00Z">
        <w:r w:rsidRPr="00E562C7" w:rsidDel="00487D5B">
          <w:rPr>
            <w:noProof/>
          </w:rPr>
          <w:lastRenderedPageBreak/>
          <w:drawing>
            <wp:inline distT="0" distB="0" distL="0" distR="0" wp14:anchorId="469C7F7A" wp14:editId="7C97D5A5">
              <wp:extent cx="6483350" cy="3137535"/>
              <wp:effectExtent l="0" t="0" r="6350" b="0"/>
              <wp:docPr id="879" name="Picture 87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879"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3350" cy="3137535"/>
                      </a:xfrm>
                      <a:prstGeom prst="rect">
                        <a:avLst/>
                      </a:prstGeom>
                    </pic:spPr>
                  </pic:pic>
                </a:graphicData>
              </a:graphic>
            </wp:inline>
          </w:drawing>
        </w:r>
      </w:del>
      <w:commentRangeEnd w:id="80"/>
      <w:r w:rsidR="00AB55C9">
        <w:rPr>
          <w:rStyle w:val="CommentReference"/>
        </w:rPr>
        <w:commentReference w:id="80"/>
      </w:r>
    </w:p>
    <w:p w14:paraId="5658420F" w14:textId="513B7D93" w:rsidR="00487D5B" w:rsidRDefault="00487D5B" w:rsidP="00426AC1">
      <w:pPr>
        <w:spacing w:before="165" w:line="480" w:lineRule="auto"/>
        <w:rPr>
          <w:ins w:id="82" w:author="Jacob Gellman" w:date="2022-12-22T14:45:00Z"/>
          <w:b/>
          <w:spacing w:val="-4"/>
        </w:rPr>
      </w:pPr>
      <w:ins w:id="83" w:author="Jacob Gellman" w:date="2022-12-22T14:46:00Z">
        <w:r>
          <w:rPr>
            <w:noProof/>
          </w:rPr>
          <w:drawing>
            <wp:inline distT="0" distB="0" distL="0" distR="0" wp14:anchorId="6F60E68E" wp14:editId="3DA72B78">
              <wp:extent cx="5943600" cy="365760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ins>
    </w:p>
    <w:p w14:paraId="3F75B1CE" w14:textId="2F82C6FB" w:rsidR="00E562C7" w:rsidRPr="00426AC1" w:rsidRDefault="00E562C7" w:rsidP="00426AC1">
      <w:pPr>
        <w:spacing w:before="165" w:line="480" w:lineRule="auto"/>
      </w:pPr>
      <w:r w:rsidRPr="00426AC1">
        <w:rPr>
          <w:b/>
          <w:spacing w:val="-4"/>
        </w:rPr>
        <w:t>Figure</w:t>
      </w:r>
      <w:r w:rsidRPr="00426AC1">
        <w:rPr>
          <w:b/>
          <w:spacing w:val="16"/>
        </w:rPr>
        <w:t xml:space="preserve"> </w:t>
      </w:r>
      <w:r w:rsidRPr="00426AC1">
        <w:rPr>
          <w:b/>
          <w:spacing w:val="-4"/>
        </w:rPr>
        <w:t>3:</w:t>
      </w:r>
      <w:r w:rsidRPr="00426AC1">
        <w:rPr>
          <w:b/>
          <w:spacing w:val="48"/>
        </w:rPr>
        <w:t xml:space="preserve"> </w:t>
      </w:r>
      <w:r w:rsidRPr="00426AC1">
        <w:rPr>
          <w:spacing w:val="-4"/>
        </w:rPr>
        <w:t>Rangeland</w:t>
      </w:r>
      <w:r w:rsidRPr="00426AC1">
        <w:rPr>
          <w:spacing w:val="14"/>
        </w:rPr>
        <w:t xml:space="preserve"> </w:t>
      </w:r>
      <w:r w:rsidRPr="00426AC1">
        <w:rPr>
          <w:spacing w:val="-4"/>
        </w:rPr>
        <w:t>acres</w:t>
      </w:r>
      <w:r w:rsidRPr="00426AC1">
        <w:rPr>
          <w:spacing w:val="14"/>
        </w:rPr>
        <w:t xml:space="preserve"> </w:t>
      </w:r>
      <w:commentRangeStart w:id="84"/>
      <w:r w:rsidRPr="00426AC1">
        <w:rPr>
          <w:spacing w:val="-4"/>
        </w:rPr>
        <w:t>vulnerable</w:t>
      </w:r>
      <w:r w:rsidRPr="00426AC1">
        <w:rPr>
          <w:spacing w:val="14"/>
        </w:rPr>
        <w:t xml:space="preserve"> </w:t>
      </w:r>
      <w:commentRangeEnd w:id="84"/>
      <w:r w:rsidR="00AB55C9">
        <w:rPr>
          <w:rStyle w:val="CommentReference"/>
        </w:rPr>
        <w:commentReference w:id="84"/>
      </w:r>
      <w:r w:rsidRPr="00426AC1">
        <w:rPr>
          <w:spacing w:val="-4"/>
        </w:rPr>
        <w:t>to</w:t>
      </w:r>
      <w:r w:rsidRPr="00426AC1">
        <w:rPr>
          <w:spacing w:val="14"/>
        </w:rPr>
        <w:t xml:space="preserve"> </w:t>
      </w:r>
      <w:r w:rsidRPr="00426AC1">
        <w:rPr>
          <w:spacing w:val="-4"/>
        </w:rPr>
        <w:t>afforestation</w:t>
      </w:r>
      <w:r w:rsidRPr="00426AC1">
        <w:rPr>
          <w:spacing w:val="14"/>
        </w:rPr>
        <w:t xml:space="preserve"> </w:t>
      </w:r>
      <w:r w:rsidRPr="00426AC1">
        <w:rPr>
          <w:spacing w:val="-4"/>
        </w:rPr>
        <w:t>when</w:t>
      </w:r>
      <w:r w:rsidRPr="00426AC1">
        <w:t xml:space="preserve"> carbon</w:t>
      </w:r>
      <w:r w:rsidRPr="00426AC1">
        <w:rPr>
          <w:spacing w:val="18"/>
        </w:rPr>
        <w:t xml:space="preserve"> </w:t>
      </w:r>
      <w:r w:rsidRPr="00426AC1">
        <w:t>is</w:t>
      </w:r>
      <w:r w:rsidRPr="00426AC1">
        <w:rPr>
          <w:spacing w:val="18"/>
        </w:rPr>
        <w:t xml:space="preserve"> </w:t>
      </w:r>
      <w:r w:rsidRPr="00426AC1">
        <w:t>priced</w:t>
      </w:r>
      <w:r w:rsidRPr="00426AC1">
        <w:rPr>
          <w:spacing w:val="18"/>
        </w:rPr>
        <w:t xml:space="preserve"> </w:t>
      </w:r>
      <w:r w:rsidRPr="00426AC1">
        <w:t>at</w:t>
      </w:r>
      <w:r w:rsidRPr="00426AC1">
        <w:rPr>
          <w:spacing w:val="18"/>
        </w:rPr>
        <w:t xml:space="preserve"> </w:t>
      </w:r>
      <w:r w:rsidRPr="00426AC1">
        <w:t>$50</w:t>
      </w:r>
      <w:r w:rsidRPr="00426AC1">
        <w:rPr>
          <w:spacing w:val="18"/>
        </w:rPr>
        <w:t xml:space="preserve"> </w:t>
      </w:r>
      <w:r w:rsidRPr="00426AC1">
        <w:t>(C)</w:t>
      </w:r>
      <w:r w:rsidRPr="00426AC1">
        <w:rPr>
          <w:spacing w:val="18"/>
        </w:rPr>
        <w:t xml:space="preserve"> </w:t>
      </w:r>
      <w:r w:rsidRPr="00426AC1">
        <w:t>per</w:t>
      </w:r>
      <w:r w:rsidRPr="00426AC1">
        <w:rPr>
          <w:spacing w:val="18"/>
        </w:rPr>
        <w:t xml:space="preserve"> </w:t>
      </w:r>
      <w:r w:rsidRPr="00426AC1">
        <w:t>metric</w:t>
      </w:r>
      <w:r w:rsidRPr="00426AC1">
        <w:rPr>
          <w:spacing w:val="18"/>
        </w:rPr>
        <w:t xml:space="preserve"> </w:t>
      </w:r>
      <w:r w:rsidRPr="00426AC1">
        <w:t>ton</w:t>
      </w:r>
      <w:r w:rsidRPr="00426AC1">
        <w:rPr>
          <w:spacing w:val="18"/>
        </w:rPr>
        <w:t xml:space="preserve"> </w:t>
      </w:r>
      <w:commentRangeStart w:id="85"/>
      <w:r w:rsidRPr="00426AC1">
        <w:rPr>
          <w:spacing w:val="-5"/>
        </w:rPr>
        <w:t>CO</w:t>
      </w:r>
      <w:r w:rsidRPr="00426AC1">
        <w:rPr>
          <w:spacing w:val="-5"/>
          <w:vertAlign w:val="subscript"/>
        </w:rPr>
        <w:t>2</w:t>
      </w:r>
      <w:commentRangeEnd w:id="85"/>
      <w:r w:rsidR="00AB55C9">
        <w:rPr>
          <w:rStyle w:val="CommentReference"/>
        </w:rPr>
        <w:commentReference w:id="85"/>
      </w:r>
      <w:r w:rsidRPr="00426AC1">
        <w:t xml:space="preserve">. </w:t>
      </w:r>
      <w:r w:rsidRPr="00426AC1">
        <w:rPr>
          <w:spacing w:val="-4"/>
        </w:rPr>
        <w:t>Reanalyzed from</w:t>
      </w:r>
      <w:r w:rsidRPr="00426AC1">
        <w:rPr>
          <w:spacing w:val="-3"/>
        </w:rPr>
        <w:t xml:space="preserve"> </w:t>
      </w:r>
      <w:hyperlink w:anchor="_bookmark8" w:history="1">
        <w:r w:rsidRPr="00426AC1">
          <w:rPr>
            <w:color w:val="2F4F4F"/>
            <w:spacing w:val="-3"/>
          </w:rPr>
          <w:t xml:space="preserve"> </w:t>
        </w:r>
        <w:r w:rsidRPr="00426AC1">
          <w:rPr>
            <w:color w:val="2F4F4F"/>
            <w:spacing w:val="-4"/>
          </w:rPr>
          <w:t>Nielsen</w:t>
        </w:r>
        <w:r w:rsidRPr="00426AC1">
          <w:rPr>
            <w:color w:val="2F4F4F"/>
            <w:spacing w:val="-3"/>
          </w:rPr>
          <w:t xml:space="preserve"> </w:t>
        </w:r>
        <w:r w:rsidRPr="00426AC1">
          <w:rPr>
            <w:color w:val="2F4F4F"/>
            <w:spacing w:val="-4"/>
          </w:rPr>
          <w:t>et</w:t>
        </w:r>
        <w:r w:rsidRPr="00426AC1">
          <w:rPr>
            <w:color w:val="2F4F4F"/>
            <w:spacing w:val="-3"/>
          </w:rPr>
          <w:t xml:space="preserve"> </w:t>
        </w:r>
        <w:r w:rsidRPr="00426AC1">
          <w:rPr>
            <w:color w:val="2F4F4F"/>
            <w:spacing w:val="-4"/>
          </w:rPr>
          <w:t>al.</w:t>
        </w:r>
      </w:hyperlink>
      <w:r w:rsidRPr="00426AC1">
        <w:rPr>
          <w:color w:val="2F4F4F"/>
          <w:spacing w:val="-3"/>
        </w:rPr>
        <w:t xml:space="preserve"> </w:t>
      </w:r>
      <w:r w:rsidRPr="00426AC1">
        <w:rPr>
          <w:spacing w:val="-4"/>
        </w:rPr>
        <w:t>[</w:t>
      </w:r>
      <w:hyperlink w:anchor="_bookmark8" w:history="1">
        <w:r w:rsidRPr="00426AC1">
          <w:rPr>
            <w:color w:val="2F4F4F"/>
            <w:spacing w:val="-4"/>
          </w:rPr>
          <w:t>2014</w:t>
        </w:r>
      </w:hyperlink>
      <w:r w:rsidRPr="00426AC1">
        <w:rPr>
          <w:spacing w:val="-4"/>
        </w:rPr>
        <w:t>]</w:t>
      </w:r>
      <w:ins w:id="86" w:author="Jacob Gellman" w:date="2022-12-22T14:46:00Z">
        <w:r w:rsidR="00487D5B">
          <w:rPr>
            <w:spacing w:val="-4"/>
          </w:rPr>
          <w:t>.</w:t>
        </w:r>
      </w:ins>
    </w:p>
    <w:p w14:paraId="2133138A" w14:textId="77777777" w:rsidR="00E562C7" w:rsidRDefault="00E562C7" w:rsidP="00E562C7">
      <w:pPr>
        <w:spacing w:line="203" w:lineRule="exact"/>
        <w:ind w:left="7560"/>
        <w:rPr>
          <w:rFonts w:ascii="Arial"/>
          <w:sz w:val="18"/>
        </w:rPr>
      </w:pPr>
      <w:r>
        <w:rPr>
          <w:rFonts w:ascii="Arial"/>
          <w:w w:val="102"/>
          <w:sz w:val="18"/>
        </w:rPr>
        <w:t>.</w:t>
      </w:r>
    </w:p>
    <w:p w14:paraId="3A8EBD82" w14:textId="77777777" w:rsidR="005E70CD" w:rsidRDefault="005E70CD">
      <w:pPr>
        <w:pStyle w:val="BodyText"/>
        <w:spacing w:before="44" w:line="189" w:lineRule="auto"/>
        <w:ind w:left="106" w:right="54" w:firstLine="298"/>
        <w:jc w:val="both"/>
      </w:pPr>
    </w:p>
    <w:p w14:paraId="1ACA389D" w14:textId="77777777" w:rsidR="00982EA8" w:rsidRDefault="00982EA8">
      <w:pPr>
        <w:pStyle w:val="BodyText"/>
        <w:rPr>
          <w:sz w:val="17"/>
        </w:rPr>
      </w:pPr>
    </w:p>
    <w:p w14:paraId="5AEAA072" w14:textId="77777777" w:rsidR="00982EA8" w:rsidRDefault="00000000">
      <w:pPr>
        <w:pStyle w:val="Heading1"/>
        <w:spacing w:before="1" w:line="240" w:lineRule="auto"/>
        <w:ind w:left="106" w:firstLine="0"/>
      </w:pPr>
      <w:r>
        <w:rPr>
          <w:spacing w:val="-2"/>
        </w:rPr>
        <w:t>References</w:t>
      </w:r>
    </w:p>
    <w:p w14:paraId="761A2534" w14:textId="77777777" w:rsidR="00982EA8" w:rsidRDefault="00000000">
      <w:pPr>
        <w:spacing w:before="31" w:line="196" w:lineRule="auto"/>
        <w:ind w:left="305" w:right="54" w:hanging="200"/>
        <w:jc w:val="both"/>
        <w:rPr>
          <w:sz w:val="16"/>
        </w:rPr>
      </w:pPr>
      <w:bookmarkStart w:id="87" w:name="_bookmark14"/>
      <w:bookmarkEnd w:id="87"/>
      <w:r>
        <w:rPr>
          <w:spacing w:val="-2"/>
          <w:sz w:val="16"/>
        </w:rPr>
        <w:t>P.</w:t>
      </w:r>
      <w:r>
        <w:rPr>
          <w:spacing w:val="-7"/>
          <w:sz w:val="16"/>
        </w:rPr>
        <w:t xml:space="preserve"> </w:t>
      </w:r>
      <w:r>
        <w:rPr>
          <w:spacing w:val="-2"/>
          <w:sz w:val="16"/>
        </w:rPr>
        <w:t>L.</w:t>
      </w:r>
      <w:r>
        <w:rPr>
          <w:spacing w:val="-7"/>
          <w:sz w:val="16"/>
        </w:rPr>
        <w:t xml:space="preserve"> </w:t>
      </w:r>
      <w:r>
        <w:rPr>
          <w:spacing w:val="-2"/>
          <w:sz w:val="16"/>
        </w:rPr>
        <w:t>Andrews</w:t>
      </w:r>
      <w:r>
        <w:rPr>
          <w:spacing w:val="-7"/>
          <w:sz w:val="16"/>
        </w:rPr>
        <w:t xml:space="preserve"> </w:t>
      </w:r>
      <w:r>
        <w:rPr>
          <w:spacing w:val="-2"/>
          <w:sz w:val="16"/>
        </w:rPr>
        <w:t>and</w:t>
      </w:r>
      <w:r>
        <w:rPr>
          <w:spacing w:val="-7"/>
          <w:sz w:val="16"/>
        </w:rPr>
        <w:t xml:space="preserve"> </w:t>
      </w:r>
      <w:r>
        <w:rPr>
          <w:spacing w:val="-2"/>
          <w:sz w:val="16"/>
        </w:rPr>
        <w:t>R.</w:t>
      </w:r>
      <w:r>
        <w:rPr>
          <w:spacing w:val="-7"/>
          <w:sz w:val="16"/>
        </w:rPr>
        <w:t xml:space="preserve"> </w:t>
      </w:r>
      <w:r>
        <w:rPr>
          <w:spacing w:val="-2"/>
          <w:sz w:val="16"/>
        </w:rPr>
        <w:t>C.</w:t>
      </w:r>
      <w:r>
        <w:rPr>
          <w:spacing w:val="-7"/>
          <w:sz w:val="16"/>
        </w:rPr>
        <w:t xml:space="preserve"> </w:t>
      </w:r>
      <w:proofErr w:type="spellStart"/>
      <w:r>
        <w:rPr>
          <w:spacing w:val="-2"/>
          <w:sz w:val="16"/>
        </w:rPr>
        <w:t>Rothermel</w:t>
      </w:r>
      <w:proofErr w:type="spellEnd"/>
      <w:r>
        <w:rPr>
          <w:spacing w:val="-2"/>
          <w:sz w:val="16"/>
        </w:rPr>
        <w:t>.</w:t>
      </w:r>
      <w:r>
        <w:rPr>
          <w:spacing w:val="4"/>
          <w:sz w:val="16"/>
        </w:rPr>
        <w:t xml:space="preserve"> </w:t>
      </w:r>
      <w:r>
        <w:rPr>
          <w:spacing w:val="-2"/>
          <w:sz w:val="16"/>
        </w:rPr>
        <w:t>Charts</w:t>
      </w:r>
      <w:r>
        <w:rPr>
          <w:spacing w:val="-7"/>
          <w:sz w:val="16"/>
        </w:rPr>
        <w:t xml:space="preserve"> </w:t>
      </w:r>
      <w:r>
        <w:rPr>
          <w:spacing w:val="-2"/>
          <w:sz w:val="16"/>
        </w:rPr>
        <w:t>for</w:t>
      </w:r>
      <w:r>
        <w:rPr>
          <w:spacing w:val="-7"/>
          <w:sz w:val="16"/>
        </w:rPr>
        <w:t xml:space="preserve"> </w:t>
      </w:r>
      <w:r>
        <w:rPr>
          <w:spacing w:val="-2"/>
          <w:sz w:val="16"/>
        </w:rPr>
        <w:t>interpreting</w:t>
      </w:r>
      <w:r>
        <w:rPr>
          <w:spacing w:val="-7"/>
          <w:sz w:val="16"/>
        </w:rPr>
        <w:t xml:space="preserve"> </w:t>
      </w:r>
      <w:r>
        <w:rPr>
          <w:spacing w:val="-2"/>
          <w:sz w:val="16"/>
        </w:rPr>
        <w:t>wildland</w:t>
      </w:r>
      <w:r>
        <w:rPr>
          <w:spacing w:val="-7"/>
          <w:sz w:val="16"/>
        </w:rPr>
        <w:t xml:space="preserve"> </w:t>
      </w:r>
      <w:r>
        <w:rPr>
          <w:spacing w:val="-2"/>
          <w:sz w:val="16"/>
        </w:rPr>
        <w:t>fire</w:t>
      </w:r>
      <w:r>
        <w:rPr>
          <w:spacing w:val="-7"/>
          <w:sz w:val="16"/>
        </w:rPr>
        <w:t xml:space="preserve"> </w:t>
      </w:r>
      <w:bookmarkStart w:id="88" w:name="_bookmark12"/>
      <w:bookmarkEnd w:id="88"/>
      <w:r>
        <w:rPr>
          <w:spacing w:val="-2"/>
          <w:sz w:val="16"/>
        </w:rPr>
        <w:t>be-</w:t>
      </w:r>
      <w:r>
        <w:rPr>
          <w:spacing w:val="40"/>
          <w:sz w:val="16"/>
        </w:rPr>
        <w:t xml:space="preserve"> </w:t>
      </w:r>
      <w:proofErr w:type="spellStart"/>
      <w:r>
        <w:rPr>
          <w:sz w:val="16"/>
        </w:rPr>
        <w:t>havior</w:t>
      </w:r>
      <w:proofErr w:type="spellEnd"/>
      <w:r>
        <w:rPr>
          <w:spacing w:val="-10"/>
          <w:sz w:val="16"/>
        </w:rPr>
        <w:t xml:space="preserve"> </w:t>
      </w:r>
      <w:r>
        <w:rPr>
          <w:sz w:val="16"/>
        </w:rPr>
        <w:t>characteristics.</w:t>
      </w:r>
      <w:r>
        <w:rPr>
          <w:spacing w:val="-8"/>
          <w:sz w:val="16"/>
        </w:rPr>
        <w:t xml:space="preserve"> </w:t>
      </w:r>
      <w:r>
        <w:rPr>
          <w:sz w:val="16"/>
        </w:rPr>
        <w:t>(September),</w:t>
      </w:r>
      <w:r>
        <w:rPr>
          <w:spacing w:val="-10"/>
          <w:sz w:val="16"/>
        </w:rPr>
        <w:t xml:space="preserve"> </w:t>
      </w:r>
      <w:r>
        <w:rPr>
          <w:sz w:val="16"/>
        </w:rPr>
        <w:t>1982.</w:t>
      </w:r>
      <w:r>
        <w:rPr>
          <w:spacing w:val="-2"/>
          <w:sz w:val="16"/>
        </w:rPr>
        <w:t xml:space="preserve"> </w:t>
      </w:r>
      <w:proofErr w:type="spellStart"/>
      <w:r>
        <w:rPr>
          <w:sz w:val="16"/>
        </w:rPr>
        <w:t>doi</w:t>
      </w:r>
      <w:proofErr w:type="spellEnd"/>
      <w:r>
        <w:rPr>
          <w:sz w:val="16"/>
        </w:rPr>
        <w:t>:</w:t>
      </w:r>
      <w:r>
        <w:rPr>
          <w:spacing w:val="-1"/>
          <w:sz w:val="16"/>
        </w:rPr>
        <w:t xml:space="preserve"> </w:t>
      </w:r>
      <w:r>
        <w:rPr>
          <w:sz w:val="16"/>
        </w:rPr>
        <w:t>10.2737/INT-GTR-</w:t>
      </w:r>
      <w:bookmarkStart w:id="89" w:name="_bookmark11"/>
      <w:bookmarkEnd w:id="89"/>
      <w:r>
        <w:rPr>
          <w:sz w:val="16"/>
        </w:rPr>
        <w:t>131.</w:t>
      </w:r>
      <w:r>
        <w:rPr>
          <w:spacing w:val="40"/>
          <w:sz w:val="16"/>
        </w:rPr>
        <w:t xml:space="preserve"> </w:t>
      </w:r>
      <w:bookmarkStart w:id="90" w:name="_bookmark13"/>
      <w:bookmarkEnd w:id="90"/>
      <w:r>
        <w:rPr>
          <w:sz w:val="16"/>
        </w:rPr>
        <w:t>URL</w:t>
      </w:r>
      <w:r>
        <w:rPr>
          <w:spacing w:val="33"/>
          <w:sz w:val="16"/>
        </w:rPr>
        <w:t xml:space="preserve">  </w:t>
      </w:r>
      <w:hyperlink r:id="rId18">
        <w:r>
          <w:rPr>
            <w:rFonts w:ascii="Arial"/>
            <w:color w:val="2F4F4F"/>
            <w:sz w:val="13"/>
          </w:rPr>
          <w:t>https://www.fs.usda.gov/treesearch/pubs/22647</w:t>
        </w:r>
      </w:hyperlink>
      <w:r>
        <w:rPr>
          <w:sz w:val="16"/>
        </w:rPr>
        <w:t>.</w:t>
      </w:r>
    </w:p>
    <w:p w14:paraId="64123C64" w14:textId="77777777" w:rsidR="00982EA8" w:rsidRDefault="00000000">
      <w:pPr>
        <w:spacing w:line="193" w:lineRule="exact"/>
        <w:ind w:left="106"/>
        <w:jc w:val="both"/>
        <w:rPr>
          <w:sz w:val="16"/>
        </w:rPr>
      </w:pPr>
      <w:r>
        <w:rPr>
          <w:sz w:val="16"/>
        </w:rPr>
        <w:t>D.</w:t>
      </w:r>
      <w:r>
        <w:rPr>
          <w:spacing w:val="11"/>
          <w:sz w:val="16"/>
        </w:rPr>
        <w:t xml:space="preserve"> </w:t>
      </w:r>
      <w:r>
        <w:rPr>
          <w:sz w:val="16"/>
        </w:rPr>
        <w:t>G.</w:t>
      </w:r>
      <w:r>
        <w:rPr>
          <w:spacing w:val="12"/>
          <w:sz w:val="16"/>
        </w:rPr>
        <w:t xml:space="preserve"> </w:t>
      </w:r>
      <w:proofErr w:type="spellStart"/>
      <w:r>
        <w:rPr>
          <w:sz w:val="16"/>
        </w:rPr>
        <w:t>Angeler</w:t>
      </w:r>
      <w:proofErr w:type="spellEnd"/>
      <w:r>
        <w:rPr>
          <w:sz w:val="16"/>
        </w:rPr>
        <w:t>,</w:t>
      </w:r>
      <w:r>
        <w:rPr>
          <w:spacing w:val="17"/>
          <w:sz w:val="16"/>
        </w:rPr>
        <w:t xml:space="preserve"> </w:t>
      </w:r>
      <w:r>
        <w:rPr>
          <w:sz w:val="16"/>
        </w:rPr>
        <w:t>C.</w:t>
      </w:r>
      <w:r>
        <w:rPr>
          <w:spacing w:val="12"/>
          <w:sz w:val="16"/>
        </w:rPr>
        <w:t xml:space="preserve"> </w:t>
      </w:r>
      <w:r>
        <w:rPr>
          <w:sz w:val="16"/>
        </w:rPr>
        <w:t>R.</w:t>
      </w:r>
      <w:r>
        <w:rPr>
          <w:spacing w:val="12"/>
          <w:sz w:val="16"/>
        </w:rPr>
        <w:t xml:space="preserve"> </w:t>
      </w:r>
      <w:r>
        <w:rPr>
          <w:sz w:val="16"/>
        </w:rPr>
        <w:t>Allen,</w:t>
      </w:r>
      <w:r>
        <w:rPr>
          <w:spacing w:val="16"/>
          <w:sz w:val="16"/>
        </w:rPr>
        <w:t xml:space="preserve"> </w:t>
      </w:r>
      <w:r>
        <w:rPr>
          <w:sz w:val="16"/>
        </w:rPr>
        <w:t>C.</w:t>
      </w:r>
      <w:r>
        <w:rPr>
          <w:spacing w:val="12"/>
          <w:sz w:val="16"/>
        </w:rPr>
        <w:t xml:space="preserve"> </w:t>
      </w:r>
      <w:proofErr w:type="spellStart"/>
      <w:r>
        <w:rPr>
          <w:sz w:val="16"/>
        </w:rPr>
        <w:t>Barichievy</w:t>
      </w:r>
      <w:proofErr w:type="spellEnd"/>
      <w:r>
        <w:rPr>
          <w:sz w:val="16"/>
        </w:rPr>
        <w:t>,</w:t>
      </w:r>
      <w:r>
        <w:rPr>
          <w:spacing w:val="16"/>
          <w:sz w:val="16"/>
        </w:rPr>
        <w:t xml:space="preserve"> </w:t>
      </w:r>
      <w:r>
        <w:rPr>
          <w:sz w:val="16"/>
        </w:rPr>
        <w:t>T.</w:t>
      </w:r>
      <w:r>
        <w:rPr>
          <w:spacing w:val="12"/>
          <w:sz w:val="16"/>
        </w:rPr>
        <w:t xml:space="preserve"> </w:t>
      </w:r>
      <w:r>
        <w:rPr>
          <w:sz w:val="16"/>
        </w:rPr>
        <w:t>Eason,</w:t>
      </w:r>
      <w:r>
        <w:rPr>
          <w:spacing w:val="17"/>
          <w:sz w:val="16"/>
        </w:rPr>
        <w:t xml:space="preserve"> </w:t>
      </w:r>
      <w:r>
        <w:rPr>
          <w:sz w:val="16"/>
        </w:rPr>
        <w:t>A.</w:t>
      </w:r>
      <w:r>
        <w:rPr>
          <w:spacing w:val="12"/>
          <w:sz w:val="16"/>
        </w:rPr>
        <w:t xml:space="preserve"> </w:t>
      </w:r>
      <w:r>
        <w:rPr>
          <w:sz w:val="16"/>
        </w:rPr>
        <w:t>S.</w:t>
      </w:r>
      <w:r>
        <w:rPr>
          <w:spacing w:val="12"/>
          <w:sz w:val="16"/>
        </w:rPr>
        <w:t xml:space="preserve"> </w:t>
      </w:r>
      <w:proofErr w:type="spellStart"/>
      <w:r>
        <w:rPr>
          <w:spacing w:val="-2"/>
          <w:sz w:val="16"/>
        </w:rPr>
        <w:t>Garmestani</w:t>
      </w:r>
      <w:proofErr w:type="spellEnd"/>
      <w:r>
        <w:rPr>
          <w:spacing w:val="-2"/>
          <w:sz w:val="16"/>
        </w:rPr>
        <w:t>,</w:t>
      </w:r>
    </w:p>
    <w:p w14:paraId="2AA3B5F3" w14:textId="77777777" w:rsidR="00982EA8" w:rsidRDefault="00000000">
      <w:pPr>
        <w:spacing w:before="9" w:line="196" w:lineRule="auto"/>
        <w:ind w:left="305" w:right="54"/>
        <w:jc w:val="both"/>
        <w:rPr>
          <w:sz w:val="16"/>
        </w:rPr>
      </w:pPr>
      <w:r>
        <w:rPr>
          <w:sz w:val="16"/>
        </w:rPr>
        <w:t>N. a. J. Graham, D. Granholm, L. H. Gunderson, M. Knutson, K. L.</w:t>
      </w:r>
      <w:r>
        <w:rPr>
          <w:spacing w:val="40"/>
          <w:sz w:val="16"/>
        </w:rPr>
        <w:t xml:space="preserve"> </w:t>
      </w:r>
      <w:r>
        <w:rPr>
          <w:sz w:val="16"/>
        </w:rPr>
        <w:t>Nash,</w:t>
      </w:r>
      <w:r>
        <w:rPr>
          <w:spacing w:val="-7"/>
          <w:sz w:val="16"/>
        </w:rPr>
        <w:t xml:space="preserve"> </w:t>
      </w:r>
      <w:r>
        <w:rPr>
          <w:sz w:val="16"/>
        </w:rPr>
        <w:t>R.</w:t>
      </w:r>
      <w:r>
        <w:rPr>
          <w:spacing w:val="-8"/>
          <w:sz w:val="16"/>
        </w:rPr>
        <w:t xml:space="preserve"> </w:t>
      </w:r>
      <w:r>
        <w:rPr>
          <w:sz w:val="16"/>
        </w:rPr>
        <w:t>J.</w:t>
      </w:r>
      <w:r>
        <w:rPr>
          <w:spacing w:val="-7"/>
          <w:sz w:val="16"/>
        </w:rPr>
        <w:t xml:space="preserve"> </w:t>
      </w:r>
      <w:r>
        <w:rPr>
          <w:sz w:val="16"/>
        </w:rPr>
        <w:t>Nelson,</w:t>
      </w:r>
      <w:r>
        <w:rPr>
          <w:spacing w:val="-7"/>
          <w:sz w:val="16"/>
        </w:rPr>
        <w:t xml:space="preserve"> </w:t>
      </w:r>
      <w:r>
        <w:rPr>
          <w:sz w:val="16"/>
        </w:rPr>
        <w:t>M.</w:t>
      </w:r>
      <w:r>
        <w:rPr>
          <w:spacing w:val="-7"/>
          <w:sz w:val="16"/>
        </w:rPr>
        <w:t xml:space="preserve"> </w:t>
      </w:r>
      <w:proofErr w:type="spellStart"/>
      <w:r>
        <w:rPr>
          <w:sz w:val="16"/>
        </w:rPr>
        <w:t>Nyström</w:t>
      </w:r>
      <w:proofErr w:type="spellEnd"/>
      <w:r>
        <w:rPr>
          <w:sz w:val="16"/>
        </w:rPr>
        <w:t>,</w:t>
      </w:r>
      <w:r>
        <w:rPr>
          <w:spacing w:val="-7"/>
          <w:sz w:val="16"/>
        </w:rPr>
        <w:t xml:space="preserve"> </w:t>
      </w:r>
      <w:r>
        <w:rPr>
          <w:sz w:val="16"/>
        </w:rPr>
        <w:t>T.</w:t>
      </w:r>
      <w:r>
        <w:rPr>
          <w:spacing w:val="-8"/>
          <w:sz w:val="16"/>
        </w:rPr>
        <w:t xml:space="preserve"> </w:t>
      </w:r>
      <w:r>
        <w:rPr>
          <w:sz w:val="16"/>
        </w:rPr>
        <w:t>L.</w:t>
      </w:r>
      <w:r>
        <w:rPr>
          <w:spacing w:val="-7"/>
          <w:sz w:val="16"/>
        </w:rPr>
        <w:t xml:space="preserve"> </w:t>
      </w:r>
      <w:proofErr w:type="spellStart"/>
      <w:r>
        <w:rPr>
          <w:sz w:val="16"/>
        </w:rPr>
        <w:t>Spanbauer</w:t>
      </w:r>
      <w:proofErr w:type="spellEnd"/>
      <w:r>
        <w:rPr>
          <w:sz w:val="16"/>
        </w:rPr>
        <w:t>,</w:t>
      </w:r>
      <w:r>
        <w:rPr>
          <w:spacing w:val="-7"/>
          <w:sz w:val="16"/>
        </w:rPr>
        <w:t xml:space="preserve"> </w:t>
      </w:r>
      <w:r>
        <w:rPr>
          <w:sz w:val="16"/>
        </w:rPr>
        <w:t>C.</w:t>
      </w:r>
      <w:r>
        <w:rPr>
          <w:spacing w:val="-7"/>
          <w:sz w:val="16"/>
        </w:rPr>
        <w:t xml:space="preserve"> </w:t>
      </w:r>
      <w:r>
        <w:rPr>
          <w:sz w:val="16"/>
        </w:rPr>
        <w:t>a.</w:t>
      </w:r>
      <w:r>
        <w:rPr>
          <w:spacing w:val="-8"/>
          <w:sz w:val="16"/>
        </w:rPr>
        <w:t xml:space="preserve"> </w:t>
      </w:r>
      <w:r>
        <w:rPr>
          <w:sz w:val="16"/>
        </w:rPr>
        <w:t>Stow,</w:t>
      </w:r>
      <w:r>
        <w:rPr>
          <w:spacing w:val="-7"/>
          <w:sz w:val="16"/>
        </w:rPr>
        <w:t xml:space="preserve"> </w:t>
      </w:r>
      <w:r>
        <w:rPr>
          <w:sz w:val="16"/>
        </w:rPr>
        <w:t>and</w:t>
      </w:r>
      <w:r>
        <w:rPr>
          <w:spacing w:val="-7"/>
          <w:sz w:val="16"/>
        </w:rPr>
        <w:t xml:space="preserve"> </w:t>
      </w:r>
      <w:r>
        <w:rPr>
          <w:sz w:val="16"/>
        </w:rPr>
        <w:t>S.</w:t>
      </w:r>
      <w:r>
        <w:rPr>
          <w:spacing w:val="-8"/>
          <w:sz w:val="16"/>
        </w:rPr>
        <w:t xml:space="preserve"> </w:t>
      </w:r>
      <w:bookmarkStart w:id="91" w:name="_bookmark15"/>
      <w:bookmarkEnd w:id="91"/>
      <w:r>
        <w:rPr>
          <w:sz w:val="16"/>
        </w:rPr>
        <w:t>M.</w:t>
      </w:r>
      <w:r>
        <w:rPr>
          <w:spacing w:val="40"/>
          <w:sz w:val="16"/>
        </w:rPr>
        <w:t xml:space="preserve"> </w:t>
      </w:r>
      <w:r>
        <w:rPr>
          <w:sz w:val="16"/>
        </w:rPr>
        <w:t>Sundstrom.</w:t>
      </w:r>
      <w:r>
        <w:rPr>
          <w:spacing w:val="40"/>
          <w:sz w:val="16"/>
        </w:rPr>
        <w:t xml:space="preserve"> </w:t>
      </w:r>
      <w:r>
        <w:rPr>
          <w:sz w:val="16"/>
        </w:rPr>
        <w:t>Management applications of discontinuity theory.</w:t>
      </w:r>
      <w:r>
        <w:rPr>
          <w:spacing w:val="40"/>
          <w:sz w:val="16"/>
        </w:rPr>
        <w:t xml:space="preserve"> </w:t>
      </w:r>
      <w:r>
        <w:rPr>
          <w:i/>
          <w:sz w:val="16"/>
        </w:rPr>
        <w:t>Jour-</w:t>
      </w:r>
      <w:r>
        <w:rPr>
          <w:i/>
          <w:spacing w:val="40"/>
          <w:sz w:val="16"/>
        </w:rPr>
        <w:t xml:space="preserve"> </w:t>
      </w:r>
      <w:proofErr w:type="spellStart"/>
      <w:r>
        <w:rPr>
          <w:i/>
          <w:sz w:val="16"/>
        </w:rPr>
        <w:t>nal</w:t>
      </w:r>
      <w:proofErr w:type="spellEnd"/>
      <w:r>
        <w:rPr>
          <w:i/>
          <w:spacing w:val="-9"/>
          <w:sz w:val="16"/>
        </w:rPr>
        <w:t xml:space="preserve"> </w:t>
      </w:r>
      <w:r>
        <w:rPr>
          <w:i/>
          <w:sz w:val="16"/>
        </w:rPr>
        <w:t>of</w:t>
      </w:r>
      <w:r>
        <w:rPr>
          <w:i/>
          <w:spacing w:val="-9"/>
          <w:sz w:val="16"/>
        </w:rPr>
        <w:t xml:space="preserve"> </w:t>
      </w:r>
      <w:r>
        <w:rPr>
          <w:i/>
          <w:sz w:val="16"/>
        </w:rPr>
        <w:t>Applied</w:t>
      </w:r>
      <w:r>
        <w:rPr>
          <w:i/>
          <w:spacing w:val="-9"/>
          <w:sz w:val="16"/>
        </w:rPr>
        <w:t xml:space="preserve"> </w:t>
      </w:r>
      <w:r>
        <w:rPr>
          <w:i/>
          <w:sz w:val="16"/>
        </w:rPr>
        <w:t>Ecology</w:t>
      </w:r>
      <w:r>
        <w:rPr>
          <w:sz w:val="16"/>
        </w:rPr>
        <w:t>,</w:t>
      </w:r>
      <w:r>
        <w:rPr>
          <w:spacing w:val="-9"/>
          <w:sz w:val="16"/>
        </w:rPr>
        <w:t xml:space="preserve"> </w:t>
      </w:r>
      <w:r>
        <w:rPr>
          <w:sz w:val="16"/>
        </w:rPr>
        <w:t>(</w:t>
      </w:r>
      <w:proofErr w:type="spellStart"/>
      <w:r>
        <w:rPr>
          <w:sz w:val="16"/>
        </w:rPr>
        <w:t>Holling</w:t>
      </w:r>
      <w:proofErr w:type="spellEnd"/>
      <w:r>
        <w:rPr>
          <w:spacing w:val="-9"/>
          <w:sz w:val="16"/>
        </w:rPr>
        <w:t xml:space="preserve"> </w:t>
      </w:r>
      <w:r>
        <w:rPr>
          <w:sz w:val="16"/>
        </w:rPr>
        <w:t>1973</w:t>
      </w:r>
      <w:proofErr w:type="gramStart"/>
      <w:r>
        <w:rPr>
          <w:sz w:val="16"/>
        </w:rPr>
        <w:t>):n</w:t>
      </w:r>
      <w:proofErr w:type="gramEnd"/>
      <w:r>
        <w:rPr>
          <w:sz w:val="16"/>
        </w:rPr>
        <w:t>/a–n/a,</w:t>
      </w:r>
      <w:r>
        <w:rPr>
          <w:spacing w:val="-9"/>
          <w:sz w:val="16"/>
        </w:rPr>
        <w:t xml:space="preserve"> </w:t>
      </w:r>
      <w:r>
        <w:rPr>
          <w:sz w:val="16"/>
        </w:rPr>
        <w:t>2015.</w:t>
      </w:r>
      <w:r>
        <w:rPr>
          <w:spacing w:val="3"/>
          <w:sz w:val="16"/>
        </w:rPr>
        <w:t xml:space="preserve"> </w:t>
      </w:r>
      <w:r>
        <w:rPr>
          <w:sz w:val="16"/>
        </w:rPr>
        <w:t>ISSN</w:t>
      </w:r>
      <w:r>
        <w:rPr>
          <w:spacing w:val="-9"/>
          <w:sz w:val="16"/>
        </w:rPr>
        <w:t xml:space="preserve"> </w:t>
      </w:r>
      <w:r>
        <w:rPr>
          <w:sz w:val="16"/>
        </w:rPr>
        <w:t>00218901.</w:t>
      </w:r>
      <w:r>
        <w:rPr>
          <w:spacing w:val="40"/>
          <w:sz w:val="16"/>
        </w:rPr>
        <w:t xml:space="preserve"> </w:t>
      </w:r>
      <w:proofErr w:type="spellStart"/>
      <w:r>
        <w:rPr>
          <w:sz w:val="16"/>
        </w:rPr>
        <w:t>doi</w:t>
      </w:r>
      <w:proofErr w:type="spellEnd"/>
      <w:r>
        <w:rPr>
          <w:sz w:val="16"/>
        </w:rPr>
        <w:t>:</w:t>
      </w:r>
      <w:r>
        <w:rPr>
          <w:spacing w:val="40"/>
          <w:sz w:val="16"/>
        </w:rPr>
        <w:t xml:space="preserve"> </w:t>
      </w:r>
      <w:r>
        <w:rPr>
          <w:sz w:val="16"/>
        </w:rPr>
        <w:t>10.1111/1365-2664.12494.</w:t>
      </w:r>
      <w:r>
        <w:rPr>
          <w:spacing w:val="80"/>
          <w:sz w:val="16"/>
        </w:rPr>
        <w:t xml:space="preserve"> </w:t>
      </w:r>
      <w:r>
        <w:rPr>
          <w:sz w:val="16"/>
        </w:rPr>
        <w:t>URL</w:t>
      </w:r>
      <w:r>
        <w:rPr>
          <w:spacing w:val="18"/>
          <w:sz w:val="16"/>
        </w:rPr>
        <w:t xml:space="preserve"> </w:t>
      </w:r>
      <w:hyperlink r:id="rId19">
        <w:r>
          <w:rPr>
            <w:rFonts w:ascii="Arial" w:hAnsi="Arial"/>
            <w:color w:val="2F4F4F"/>
            <w:sz w:val="13"/>
          </w:rPr>
          <w:t>http://doi.wiley.com/10.1111/</w:t>
        </w:r>
      </w:hyperlink>
      <w:r>
        <w:rPr>
          <w:rFonts w:ascii="Arial" w:hAnsi="Arial"/>
          <w:color w:val="2F4F4F"/>
          <w:spacing w:val="40"/>
          <w:w w:val="119"/>
          <w:sz w:val="13"/>
        </w:rPr>
        <w:t xml:space="preserve"> </w:t>
      </w:r>
      <w:bookmarkStart w:id="92" w:name="_bookmark16"/>
      <w:bookmarkEnd w:id="92"/>
      <w:r>
        <w:fldChar w:fldCharType="begin"/>
      </w:r>
      <w:r>
        <w:instrText>HYPERLINK "http://doi.wiley.com/10.1111/1365-2664.12494" \h</w:instrText>
      </w:r>
      <w:r>
        <w:fldChar w:fldCharType="separate"/>
      </w:r>
      <w:r>
        <w:rPr>
          <w:rFonts w:ascii="Arial" w:hAnsi="Arial"/>
          <w:color w:val="2F4F4F"/>
          <w:spacing w:val="-2"/>
          <w:sz w:val="13"/>
        </w:rPr>
        <w:t>1365-2664.12494</w:t>
      </w:r>
      <w:r>
        <w:rPr>
          <w:rFonts w:ascii="Arial" w:hAnsi="Arial"/>
          <w:color w:val="2F4F4F"/>
          <w:spacing w:val="-2"/>
          <w:sz w:val="13"/>
        </w:rPr>
        <w:fldChar w:fldCharType="end"/>
      </w:r>
      <w:r>
        <w:rPr>
          <w:spacing w:val="-2"/>
          <w:sz w:val="16"/>
        </w:rPr>
        <w:t>.</w:t>
      </w:r>
    </w:p>
    <w:p w14:paraId="6587FB26" w14:textId="77777777" w:rsidR="00982EA8" w:rsidRDefault="00000000">
      <w:pPr>
        <w:spacing w:before="7" w:line="196" w:lineRule="auto"/>
        <w:ind w:left="305" w:right="54" w:hanging="200"/>
        <w:jc w:val="both"/>
        <w:rPr>
          <w:sz w:val="16"/>
        </w:rPr>
      </w:pPr>
      <w:r>
        <w:rPr>
          <w:sz w:val="16"/>
        </w:rPr>
        <w:t>J.</w:t>
      </w:r>
      <w:r>
        <w:rPr>
          <w:spacing w:val="-3"/>
          <w:sz w:val="16"/>
        </w:rPr>
        <w:t xml:space="preserve"> </w:t>
      </w:r>
      <w:r>
        <w:rPr>
          <w:sz w:val="16"/>
        </w:rPr>
        <w:t>A.</w:t>
      </w:r>
      <w:r>
        <w:rPr>
          <w:spacing w:val="-3"/>
          <w:sz w:val="16"/>
        </w:rPr>
        <w:t xml:space="preserve"> </w:t>
      </w:r>
      <w:proofErr w:type="spellStart"/>
      <w:r>
        <w:rPr>
          <w:sz w:val="16"/>
        </w:rPr>
        <w:t>Baldock</w:t>
      </w:r>
      <w:proofErr w:type="spellEnd"/>
      <w:r>
        <w:rPr>
          <w:spacing w:val="-3"/>
          <w:sz w:val="16"/>
        </w:rPr>
        <w:t xml:space="preserve"> </w:t>
      </w:r>
      <w:r>
        <w:rPr>
          <w:sz w:val="16"/>
        </w:rPr>
        <w:t>and</w:t>
      </w:r>
      <w:r>
        <w:rPr>
          <w:spacing w:val="-3"/>
          <w:sz w:val="16"/>
        </w:rPr>
        <w:t xml:space="preserve"> </w:t>
      </w:r>
      <w:r>
        <w:rPr>
          <w:sz w:val="16"/>
        </w:rPr>
        <w:t>J.</w:t>
      </w:r>
      <w:r>
        <w:rPr>
          <w:spacing w:val="-3"/>
          <w:sz w:val="16"/>
        </w:rPr>
        <w:t xml:space="preserve"> </w:t>
      </w:r>
      <w:r>
        <w:rPr>
          <w:sz w:val="16"/>
        </w:rPr>
        <w:t>O.</w:t>
      </w:r>
      <w:r>
        <w:rPr>
          <w:spacing w:val="-3"/>
          <w:sz w:val="16"/>
        </w:rPr>
        <w:t xml:space="preserve"> </w:t>
      </w:r>
      <w:proofErr w:type="spellStart"/>
      <w:r>
        <w:rPr>
          <w:sz w:val="16"/>
        </w:rPr>
        <w:t>Skjemstad</w:t>
      </w:r>
      <w:proofErr w:type="spellEnd"/>
      <w:r>
        <w:rPr>
          <w:sz w:val="16"/>
        </w:rPr>
        <w:t>.</w:t>
      </w:r>
      <w:r>
        <w:rPr>
          <w:spacing w:val="16"/>
          <w:sz w:val="16"/>
        </w:rPr>
        <w:t xml:space="preserve"> </w:t>
      </w:r>
      <w:r>
        <w:rPr>
          <w:sz w:val="16"/>
        </w:rPr>
        <w:t>Role</w:t>
      </w:r>
      <w:r>
        <w:rPr>
          <w:spacing w:val="-3"/>
          <w:sz w:val="16"/>
        </w:rPr>
        <w:t xml:space="preserve"> </w:t>
      </w:r>
      <w:r>
        <w:rPr>
          <w:sz w:val="16"/>
        </w:rPr>
        <w:t>of</w:t>
      </w:r>
      <w:r>
        <w:rPr>
          <w:spacing w:val="-3"/>
          <w:sz w:val="16"/>
        </w:rPr>
        <w:t xml:space="preserve"> </w:t>
      </w:r>
      <w:r>
        <w:rPr>
          <w:sz w:val="16"/>
        </w:rPr>
        <w:t>the</w:t>
      </w:r>
      <w:r>
        <w:rPr>
          <w:spacing w:val="-3"/>
          <w:sz w:val="16"/>
        </w:rPr>
        <w:t xml:space="preserve"> </w:t>
      </w:r>
      <w:r>
        <w:rPr>
          <w:sz w:val="16"/>
        </w:rPr>
        <w:t>soil</w:t>
      </w:r>
      <w:r>
        <w:rPr>
          <w:spacing w:val="-3"/>
          <w:sz w:val="16"/>
        </w:rPr>
        <w:t xml:space="preserve"> </w:t>
      </w:r>
      <w:r>
        <w:rPr>
          <w:sz w:val="16"/>
        </w:rPr>
        <w:t>matrix</w:t>
      </w:r>
      <w:r>
        <w:rPr>
          <w:spacing w:val="-3"/>
          <w:sz w:val="16"/>
        </w:rPr>
        <w:t xml:space="preserve"> </w:t>
      </w:r>
      <w:r>
        <w:rPr>
          <w:sz w:val="16"/>
        </w:rPr>
        <w:t>and</w:t>
      </w:r>
      <w:r>
        <w:rPr>
          <w:spacing w:val="-3"/>
          <w:sz w:val="16"/>
        </w:rPr>
        <w:t xml:space="preserve"> </w:t>
      </w:r>
      <w:r>
        <w:rPr>
          <w:sz w:val="16"/>
        </w:rPr>
        <w:t>minerals</w:t>
      </w:r>
      <w:r>
        <w:rPr>
          <w:spacing w:val="-3"/>
          <w:sz w:val="16"/>
        </w:rPr>
        <w:t xml:space="preserve"> </w:t>
      </w:r>
      <w:r>
        <w:rPr>
          <w:sz w:val="16"/>
        </w:rPr>
        <w:t>in</w:t>
      </w:r>
      <w:r>
        <w:rPr>
          <w:spacing w:val="40"/>
          <w:sz w:val="16"/>
        </w:rPr>
        <w:t xml:space="preserve"> </w:t>
      </w:r>
      <w:r>
        <w:rPr>
          <w:sz w:val="16"/>
        </w:rPr>
        <w:t>protecting</w:t>
      </w:r>
      <w:r>
        <w:rPr>
          <w:spacing w:val="-2"/>
          <w:sz w:val="16"/>
        </w:rPr>
        <w:t xml:space="preserve"> </w:t>
      </w:r>
      <w:r>
        <w:rPr>
          <w:sz w:val="16"/>
        </w:rPr>
        <w:t>natural</w:t>
      </w:r>
      <w:r>
        <w:rPr>
          <w:spacing w:val="-2"/>
          <w:sz w:val="16"/>
        </w:rPr>
        <w:t xml:space="preserve"> </w:t>
      </w:r>
      <w:r>
        <w:rPr>
          <w:sz w:val="16"/>
        </w:rPr>
        <w:t>organic</w:t>
      </w:r>
      <w:r>
        <w:rPr>
          <w:spacing w:val="-2"/>
          <w:sz w:val="16"/>
        </w:rPr>
        <w:t xml:space="preserve"> </w:t>
      </w:r>
      <w:r>
        <w:rPr>
          <w:sz w:val="16"/>
        </w:rPr>
        <w:t>materials</w:t>
      </w:r>
      <w:r>
        <w:rPr>
          <w:spacing w:val="-2"/>
          <w:sz w:val="16"/>
        </w:rPr>
        <w:t xml:space="preserve"> </w:t>
      </w:r>
      <w:r>
        <w:rPr>
          <w:sz w:val="16"/>
        </w:rPr>
        <w:t>against</w:t>
      </w:r>
      <w:r>
        <w:rPr>
          <w:spacing w:val="-2"/>
          <w:sz w:val="16"/>
        </w:rPr>
        <w:t xml:space="preserve"> </w:t>
      </w:r>
      <w:r>
        <w:rPr>
          <w:sz w:val="16"/>
        </w:rPr>
        <w:t>biological</w:t>
      </w:r>
      <w:r>
        <w:rPr>
          <w:spacing w:val="-2"/>
          <w:sz w:val="16"/>
        </w:rPr>
        <w:t xml:space="preserve"> </w:t>
      </w:r>
      <w:r>
        <w:rPr>
          <w:sz w:val="16"/>
        </w:rPr>
        <w:t>attack.</w:t>
      </w:r>
      <w:r>
        <w:rPr>
          <w:spacing w:val="30"/>
          <w:sz w:val="16"/>
        </w:rPr>
        <w:t xml:space="preserve"> </w:t>
      </w:r>
      <w:r>
        <w:rPr>
          <w:i/>
          <w:sz w:val="16"/>
        </w:rPr>
        <w:t>Organic</w:t>
      </w:r>
      <w:r>
        <w:rPr>
          <w:i/>
          <w:spacing w:val="40"/>
          <w:sz w:val="16"/>
        </w:rPr>
        <w:t xml:space="preserve"> </w:t>
      </w:r>
      <w:bookmarkStart w:id="93" w:name="_bookmark17"/>
      <w:bookmarkEnd w:id="93"/>
      <w:r>
        <w:rPr>
          <w:i/>
          <w:sz w:val="16"/>
        </w:rPr>
        <w:lastRenderedPageBreak/>
        <w:t>Geochemistry</w:t>
      </w:r>
      <w:r>
        <w:rPr>
          <w:sz w:val="16"/>
        </w:rPr>
        <w:t>, 31:697–710, 2000.</w:t>
      </w:r>
    </w:p>
    <w:p w14:paraId="2CBAD2C6" w14:textId="77777777" w:rsidR="00982EA8" w:rsidRDefault="00000000">
      <w:pPr>
        <w:spacing w:line="193" w:lineRule="exact"/>
        <w:ind w:left="106"/>
        <w:jc w:val="both"/>
        <w:rPr>
          <w:sz w:val="16"/>
        </w:rPr>
      </w:pPr>
      <w:r>
        <w:rPr>
          <w:sz w:val="16"/>
        </w:rPr>
        <w:t>N.</w:t>
      </w:r>
      <w:r>
        <w:rPr>
          <w:spacing w:val="-8"/>
          <w:sz w:val="16"/>
        </w:rPr>
        <w:t xml:space="preserve"> </w:t>
      </w:r>
      <w:r>
        <w:rPr>
          <w:sz w:val="16"/>
        </w:rPr>
        <w:t>N.</w:t>
      </w:r>
      <w:r>
        <w:rPr>
          <w:spacing w:val="-7"/>
          <w:sz w:val="16"/>
        </w:rPr>
        <w:t xml:space="preserve"> </w:t>
      </w:r>
      <w:r>
        <w:rPr>
          <w:sz w:val="16"/>
        </w:rPr>
        <w:t>Barger,</w:t>
      </w:r>
      <w:r>
        <w:rPr>
          <w:spacing w:val="-8"/>
          <w:sz w:val="16"/>
        </w:rPr>
        <w:t xml:space="preserve"> </w:t>
      </w:r>
      <w:r>
        <w:rPr>
          <w:sz w:val="16"/>
        </w:rPr>
        <w:t>S.</w:t>
      </w:r>
      <w:r>
        <w:rPr>
          <w:spacing w:val="-7"/>
          <w:sz w:val="16"/>
        </w:rPr>
        <w:t xml:space="preserve"> </w:t>
      </w:r>
      <w:r>
        <w:rPr>
          <w:sz w:val="16"/>
        </w:rPr>
        <w:t>R.</w:t>
      </w:r>
      <w:r>
        <w:rPr>
          <w:spacing w:val="-7"/>
          <w:sz w:val="16"/>
        </w:rPr>
        <w:t xml:space="preserve"> </w:t>
      </w:r>
      <w:r>
        <w:rPr>
          <w:sz w:val="16"/>
        </w:rPr>
        <w:t>Archer,</w:t>
      </w:r>
      <w:r>
        <w:rPr>
          <w:spacing w:val="-8"/>
          <w:sz w:val="16"/>
        </w:rPr>
        <w:t xml:space="preserve"> </w:t>
      </w:r>
      <w:r>
        <w:rPr>
          <w:sz w:val="16"/>
        </w:rPr>
        <w:t>J.</w:t>
      </w:r>
      <w:r>
        <w:rPr>
          <w:spacing w:val="-7"/>
          <w:sz w:val="16"/>
        </w:rPr>
        <w:t xml:space="preserve"> </w:t>
      </w:r>
      <w:r>
        <w:rPr>
          <w:sz w:val="16"/>
        </w:rPr>
        <w:t>L.</w:t>
      </w:r>
      <w:r>
        <w:rPr>
          <w:spacing w:val="-8"/>
          <w:sz w:val="16"/>
        </w:rPr>
        <w:t xml:space="preserve"> </w:t>
      </w:r>
      <w:r>
        <w:rPr>
          <w:sz w:val="16"/>
        </w:rPr>
        <w:t>Campbell,</w:t>
      </w:r>
      <w:r>
        <w:rPr>
          <w:spacing w:val="-7"/>
          <w:sz w:val="16"/>
        </w:rPr>
        <w:t xml:space="preserve"> </w:t>
      </w:r>
      <w:r>
        <w:rPr>
          <w:sz w:val="16"/>
        </w:rPr>
        <w:t>C.</w:t>
      </w:r>
      <w:r>
        <w:rPr>
          <w:spacing w:val="-7"/>
          <w:sz w:val="16"/>
        </w:rPr>
        <w:t xml:space="preserve"> </w:t>
      </w:r>
      <w:r>
        <w:rPr>
          <w:sz w:val="16"/>
        </w:rPr>
        <w:t>Y.</w:t>
      </w:r>
      <w:r>
        <w:rPr>
          <w:spacing w:val="-8"/>
          <w:sz w:val="16"/>
        </w:rPr>
        <w:t xml:space="preserve"> </w:t>
      </w:r>
      <w:r>
        <w:rPr>
          <w:sz w:val="16"/>
        </w:rPr>
        <w:t>Huang,</w:t>
      </w:r>
      <w:r>
        <w:rPr>
          <w:spacing w:val="-7"/>
          <w:sz w:val="16"/>
        </w:rPr>
        <w:t xml:space="preserve"> </w:t>
      </w:r>
      <w:r>
        <w:rPr>
          <w:sz w:val="16"/>
        </w:rPr>
        <w:t>J.</w:t>
      </w:r>
      <w:r>
        <w:rPr>
          <w:spacing w:val="-8"/>
          <w:sz w:val="16"/>
        </w:rPr>
        <w:t xml:space="preserve"> </w:t>
      </w:r>
      <w:r>
        <w:rPr>
          <w:sz w:val="16"/>
        </w:rPr>
        <w:t>A.</w:t>
      </w:r>
      <w:r>
        <w:rPr>
          <w:spacing w:val="-7"/>
          <w:sz w:val="16"/>
        </w:rPr>
        <w:t xml:space="preserve"> </w:t>
      </w:r>
      <w:r>
        <w:rPr>
          <w:sz w:val="16"/>
        </w:rPr>
        <w:t>Morton,</w:t>
      </w:r>
      <w:r>
        <w:rPr>
          <w:spacing w:val="-7"/>
          <w:sz w:val="16"/>
        </w:rPr>
        <w:t xml:space="preserve"> </w:t>
      </w:r>
      <w:r>
        <w:rPr>
          <w:spacing w:val="-5"/>
          <w:sz w:val="16"/>
        </w:rPr>
        <w:t>and</w:t>
      </w:r>
    </w:p>
    <w:p w14:paraId="1634B3F9" w14:textId="77777777" w:rsidR="00982EA8" w:rsidRDefault="00000000">
      <w:pPr>
        <w:spacing w:before="9" w:line="196" w:lineRule="auto"/>
        <w:ind w:left="305" w:right="54"/>
        <w:jc w:val="both"/>
        <w:rPr>
          <w:sz w:val="16"/>
        </w:rPr>
      </w:pPr>
      <w:r>
        <w:rPr>
          <w:sz w:val="16"/>
        </w:rPr>
        <w:t>A. K. Knapp.</w:t>
      </w:r>
      <w:r>
        <w:rPr>
          <w:spacing w:val="38"/>
          <w:sz w:val="16"/>
        </w:rPr>
        <w:t xml:space="preserve"> </w:t>
      </w:r>
      <w:r>
        <w:rPr>
          <w:sz w:val="16"/>
        </w:rPr>
        <w:t>Woody plant proliferation in North American drylands:</w:t>
      </w:r>
      <w:r>
        <w:rPr>
          <w:spacing w:val="40"/>
          <w:sz w:val="16"/>
        </w:rPr>
        <w:t xml:space="preserve"> </w:t>
      </w:r>
      <w:r>
        <w:rPr>
          <w:sz w:val="16"/>
        </w:rPr>
        <w:t>A synthesis of impacts on ecosystem carbon balance, 12 2011.</w:t>
      </w:r>
      <w:r>
        <w:rPr>
          <w:spacing w:val="52"/>
          <w:sz w:val="16"/>
        </w:rPr>
        <w:t xml:space="preserve"> </w:t>
      </w:r>
      <w:r>
        <w:rPr>
          <w:sz w:val="16"/>
        </w:rPr>
        <w:t>ISSN</w:t>
      </w:r>
      <w:r>
        <w:rPr>
          <w:spacing w:val="40"/>
          <w:sz w:val="16"/>
        </w:rPr>
        <w:t xml:space="preserve"> </w:t>
      </w:r>
      <w:bookmarkStart w:id="94" w:name="_bookmark18"/>
      <w:bookmarkEnd w:id="94"/>
      <w:r>
        <w:rPr>
          <w:spacing w:val="-2"/>
          <w:sz w:val="16"/>
        </w:rPr>
        <w:t>01480227.</w:t>
      </w:r>
    </w:p>
    <w:p w14:paraId="4F9FAA1D" w14:textId="1DE43BA0" w:rsidR="00982EA8" w:rsidRDefault="00000000" w:rsidP="006F7348">
      <w:pPr>
        <w:spacing w:before="4" w:line="196" w:lineRule="auto"/>
        <w:ind w:left="305" w:right="54" w:hanging="200"/>
        <w:jc w:val="both"/>
        <w:rPr>
          <w:sz w:val="16"/>
        </w:rPr>
      </w:pPr>
      <w:r>
        <w:rPr>
          <w:sz w:val="16"/>
        </w:rPr>
        <w:t>T. G. Bidwell, D. M. Engle, M. E. Moseley, and R. E. Masters.</w:t>
      </w:r>
      <w:r>
        <w:rPr>
          <w:spacing w:val="39"/>
          <w:sz w:val="16"/>
        </w:rPr>
        <w:t xml:space="preserve"> </w:t>
      </w:r>
      <w:r>
        <w:rPr>
          <w:sz w:val="16"/>
        </w:rPr>
        <w:t>Inv</w:t>
      </w:r>
      <w:bookmarkStart w:id="95" w:name="_bookmark19"/>
      <w:bookmarkEnd w:id="95"/>
      <w:r>
        <w:rPr>
          <w:sz w:val="16"/>
        </w:rPr>
        <w:t>asion</w:t>
      </w:r>
      <w:r>
        <w:rPr>
          <w:spacing w:val="40"/>
          <w:sz w:val="16"/>
        </w:rPr>
        <w:t xml:space="preserve"> </w:t>
      </w:r>
      <w:r>
        <w:rPr>
          <w:spacing w:val="-2"/>
          <w:sz w:val="16"/>
        </w:rPr>
        <w:t>of Oklahoma Rangelands</w:t>
      </w:r>
      <w:r>
        <w:rPr>
          <w:spacing w:val="-1"/>
          <w:sz w:val="16"/>
        </w:rPr>
        <w:t xml:space="preserve"> </w:t>
      </w:r>
      <w:r>
        <w:rPr>
          <w:spacing w:val="-2"/>
          <w:sz w:val="16"/>
        </w:rPr>
        <w:t>and Forests by</w:t>
      </w:r>
      <w:r>
        <w:rPr>
          <w:spacing w:val="-1"/>
          <w:sz w:val="16"/>
        </w:rPr>
        <w:t xml:space="preserve"> </w:t>
      </w:r>
      <w:r>
        <w:rPr>
          <w:spacing w:val="-2"/>
          <w:sz w:val="16"/>
        </w:rPr>
        <w:t>Eastern Redcedar and</w:t>
      </w:r>
      <w:r>
        <w:rPr>
          <w:spacing w:val="-1"/>
          <w:sz w:val="16"/>
        </w:rPr>
        <w:t xml:space="preserve"> </w:t>
      </w:r>
      <w:r>
        <w:rPr>
          <w:spacing w:val="-2"/>
          <w:sz w:val="16"/>
        </w:rPr>
        <w:t xml:space="preserve">Ashe </w:t>
      </w:r>
      <w:r>
        <w:rPr>
          <w:spacing w:val="-5"/>
          <w:sz w:val="16"/>
        </w:rPr>
        <w:t>Ju</w:t>
      </w:r>
      <w:r>
        <w:rPr>
          <w:spacing w:val="-2"/>
          <w:sz w:val="16"/>
        </w:rPr>
        <w:t>niper.</w:t>
      </w:r>
      <w:r>
        <w:rPr>
          <w:spacing w:val="14"/>
          <w:sz w:val="16"/>
        </w:rPr>
        <w:t xml:space="preserve"> </w:t>
      </w:r>
      <w:r>
        <w:rPr>
          <w:i/>
          <w:spacing w:val="-2"/>
          <w:sz w:val="16"/>
        </w:rPr>
        <w:t>Oklahoma Cooperative Extension Service. Circular -947</w:t>
      </w:r>
      <w:r>
        <w:rPr>
          <w:spacing w:val="-2"/>
          <w:sz w:val="16"/>
        </w:rPr>
        <w:t>, (April):</w:t>
      </w:r>
      <w:r>
        <w:rPr>
          <w:spacing w:val="40"/>
          <w:sz w:val="16"/>
        </w:rPr>
        <w:t xml:space="preserve"> </w:t>
      </w:r>
      <w:r>
        <w:rPr>
          <w:sz w:val="16"/>
        </w:rPr>
        <w:t xml:space="preserve">1–12, 2008. </w:t>
      </w:r>
      <w:proofErr w:type="spellStart"/>
      <w:r>
        <w:rPr>
          <w:sz w:val="16"/>
        </w:rPr>
        <w:t>doi</w:t>
      </w:r>
      <w:proofErr w:type="spellEnd"/>
      <w:r>
        <w:rPr>
          <w:sz w:val="16"/>
        </w:rPr>
        <w:t>: 10.13140/RG.2.1.2330.0649.</w:t>
      </w:r>
    </w:p>
    <w:p w14:paraId="3B4DF75F" w14:textId="77777777" w:rsidR="00982EA8" w:rsidRDefault="00000000">
      <w:pPr>
        <w:spacing w:before="2" w:line="196" w:lineRule="auto"/>
        <w:ind w:left="305" w:right="244" w:hanging="200"/>
        <w:jc w:val="both"/>
        <w:rPr>
          <w:sz w:val="16"/>
        </w:rPr>
      </w:pPr>
      <w:r>
        <w:rPr>
          <w:sz w:val="16"/>
        </w:rPr>
        <w:t xml:space="preserve">H. E. </w:t>
      </w:r>
      <w:proofErr w:type="spellStart"/>
      <w:r>
        <w:rPr>
          <w:sz w:val="16"/>
        </w:rPr>
        <w:t>Birge</w:t>
      </w:r>
      <w:proofErr w:type="spellEnd"/>
      <w:r>
        <w:rPr>
          <w:sz w:val="16"/>
        </w:rPr>
        <w:t>, R. T. Conant, R. F. Follett, M. L. Haddix, S. J. Morris, S. S.</w:t>
      </w:r>
      <w:r>
        <w:rPr>
          <w:spacing w:val="40"/>
          <w:sz w:val="16"/>
        </w:rPr>
        <w:t xml:space="preserve"> </w:t>
      </w:r>
      <w:r>
        <w:rPr>
          <w:sz w:val="16"/>
        </w:rPr>
        <w:t>Snapp,</w:t>
      </w:r>
      <w:r>
        <w:rPr>
          <w:spacing w:val="-6"/>
          <w:sz w:val="16"/>
        </w:rPr>
        <w:t xml:space="preserve"> </w:t>
      </w:r>
      <w:r>
        <w:rPr>
          <w:sz w:val="16"/>
        </w:rPr>
        <w:t>M.</w:t>
      </w:r>
      <w:r>
        <w:rPr>
          <w:spacing w:val="-6"/>
          <w:sz w:val="16"/>
        </w:rPr>
        <w:t xml:space="preserve"> </w:t>
      </w:r>
      <w:r>
        <w:rPr>
          <w:sz w:val="16"/>
        </w:rPr>
        <w:t>D.</w:t>
      </w:r>
      <w:r>
        <w:rPr>
          <w:spacing w:val="-7"/>
          <w:sz w:val="16"/>
        </w:rPr>
        <w:t xml:space="preserve"> </w:t>
      </w:r>
      <w:r>
        <w:rPr>
          <w:sz w:val="16"/>
        </w:rPr>
        <w:t>Wallenstein,</w:t>
      </w:r>
      <w:r>
        <w:rPr>
          <w:spacing w:val="-6"/>
          <w:sz w:val="16"/>
        </w:rPr>
        <w:t xml:space="preserve"> </w:t>
      </w:r>
      <w:r>
        <w:rPr>
          <w:sz w:val="16"/>
        </w:rPr>
        <w:t>and</w:t>
      </w:r>
      <w:r>
        <w:rPr>
          <w:spacing w:val="-7"/>
          <w:sz w:val="16"/>
        </w:rPr>
        <w:t xml:space="preserve"> </w:t>
      </w:r>
      <w:r>
        <w:rPr>
          <w:sz w:val="16"/>
        </w:rPr>
        <w:t>E.</w:t>
      </w:r>
      <w:r>
        <w:rPr>
          <w:spacing w:val="-6"/>
          <w:sz w:val="16"/>
        </w:rPr>
        <w:t xml:space="preserve"> </w:t>
      </w:r>
      <w:r>
        <w:rPr>
          <w:sz w:val="16"/>
        </w:rPr>
        <w:t>a.</w:t>
      </w:r>
      <w:r>
        <w:rPr>
          <w:spacing w:val="-7"/>
          <w:sz w:val="16"/>
        </w:rPr>
        <w:t xml:space="preserve"> </w:t>
      </w:r>
      <w:r>
        <w:rPr>
          <w:sz w:val="16"/>
        </w:rPr>
        <w:t>Paul.</w:t>
      </w:r>
      <w:r>
        <w:rPr>
          <w:spacing w:val="8"/>
          <w:sz w:val="16"/>
        </w:rPr>
        <w:t xml:space="preserve"> </w:t>
      </w:r>
      <w:r>
        <w:rPr>
          <w:sz w:val="16"/>
        </w:rPr>
        <w:t>Soil</w:t>
      </w:r>
      <w:r>
        <w:rPr>
          <w:spacing w:val="-7"/>
          <w:sz w:val="16"/>
        </w:rPr>
        <w:t xml:space="preserve"> </w:t>
      </w:r>
      <w:r>
        <w:rPr>
          <w:sz w:val="16"/>
        </w:rPr>
        <w:t>respiration</w:t>
      </w:r>
      <w:r>
        <w:rPr>
          <w:spacing w:val="-6"/>
          <w:sz w:val="16"/>
        </w:rPr>
        <w:t xml:space="preserve"> </w:t>
      </w:r>
      <w:r>
        <w:rPr>
          <w:sz w:val="16"/>
        </w:rPr>
        <w:t>is</w:t>
      </w:r>
      <w:r>
        <w:rPr>
          <w:spacing w:val="-7"/>
          <w:sz w:val="16"/>
        </w:rPr>
        <w:t xml:space="preserve"> </w:t>
      </w:r>
      <w:r>
        <w:rPr>
          <w:sz w:val="16"/>
        </w:rPr>
        <w:t>not</w:t>
      </w:r>
      <w:r>
        <w:rPr>
          <w:spacing w:val="-7"/>
          <w:sz w:val="16"/>
        </w:rPr>
        <w:t xml:space="preserve"> </w:t>
      </w:r>
      <w:r>
        <w:rPr>
          <w:sz w:val="16"/>
        </w:rPr>
        <w:t>limited</w:t>
      </w:r>
      <w:r>
        <w:rPr>
          <w:spacing w:val="40"/>
          <w:sz w:val="16"/>
        </w:rPr>
        <w:t xml:space="preserve"> </w:t>
      </w:r>
      <w:r>
        <w:rPr>
          <w:sz w:val="16"/>
        </w:rPr>
        <w:t>by reductions in microbial biomass during long-term soil incubations.</w:t>
      </w:r>
      <w:r>
        <w:rPr>
          <w:spacing w:val="40"/>
          <w:sz w:val="16"/>
        </w:rPr>
        <w:t xml:space="preserve"> </w:t>
      </w:r>
      <w:r>
        <w:rPr>
          <w:i/>
          <w:spacing w:val="-2"/>
          <w:sz w:val="16"/>
        </w:rPr>
        <w:t>Soil</w:t>
      </w:r>
      <w:r>
        <w:rPr>
          <w:i/>
          <w:spacing w:val="-3"/>
          <w:sz w:val="16"/>
        </w:rPr>
        <w:t xml:space="preserve"> </w:t>
      </w:r>
      <w:r>
        <w:rPr>
          <w:i/>
          <w:spacing w:val="-2"/>
          <w:sz w:val="16"/>
        </w:rPr>
        <w:t>Biology</w:t>
      </w:r>
      <w:r>
        <w:rPr>
          <w:i/>
          <w:spacing w:val="-3"/>
          <w:sz w:val="16"/>
        </w:rPr>
        <w:t xml:space="preserve"> </w:t>
      </w:r>
      <w:r>
        <w:rPr>
          <w:i/>
          <w:spacing w:val="-2"/>
          <w:sz w:val="16"/>
        </w:rPr>
        <w:t>and</w:t>
      </w:r>
      <w:r>
        <w:rPr>
          <w:i/>
          <w:spacing w:val="-3"/>
          <w:sz w:val="16"/>
        </w:rPr>
        <w:t xml:space="preserve"> </w:t>
      </w:r>
      <w:r>
        <w:rPr>
          <w:i/>
          <w:spacing w:val="-2"/>
          <w:sz w:val="16"/>
        </w:rPr>
        <w:t>Biochemistry</w:t>
      </w:r>
      <w:r>
        <w:rPr>
          <w:spacing w:val="-2"/>
          <w:sz w:val="16"/>
        </w:rPr>
        <w:t>, 81:304–310, 2015. ISSN</w:t>
      </w:r>
      <w:r>
        <w:rPr>
          <w:spacing w:val="-3"/>
          <w:sz w:val="16"/>
        </w:rPr>
        <w:t xml:space="preserve"> </w:t>
      </w:r>
      <w:r>
        <w:rPr>
          <w:spacing w:val="-2"/>
          <w:sz w:val="16"/>
        </w:rPr>
        <w:t xml:space="preserve">00380717. </w:t>
      </w:r>
      <w:proofErr w:type="spellStart"/>
      <w:r>
        <w:rPr>
          <w:spacing w:val="-2"/>
          <w:sz w:val="16"/>
        </w:rPr>
        <w:t>doi</w:t>
      </w:r>
      <w:proofErr w:type="spellEnd"/>
      <w:r>
        <w:rPr>
          <w:spacing w:val="-2"/>
          <w:sz w:val="16"/>
        </w:rPr>
        <w:t>:</w:t>
      </w:r>
      <w:r>
        <w:rPr>
          <w:spacing w:val="40"/>
          <w:sz w:val="16"/>
        </w:rPr>
        <w:t xml:space="preserve"> </w:t>
      </w:r>
      <w:r>
        <w:rPr>
          <w:spacing w:val="-2"/>
          <w:sz w:val="16"/>
        </w:rPr>
        <w:t>10.1016/j.soilbio.2014.11.028.</w:t>
      </w:r>
    </w:p>
    <w:p w14:paraId="3917D360" w14:textId="77777777" w:rsidR="00982EA8" w:rsidRDefault="00000000">
      <w:pPr>
        <w:spacing w:before="6" w:line="196" w:lineRule="auto"/>
        <w:ind w:left="305" w:right="244" w:hanging="200"/>
        <w:jc w:val="both"/>
        <w:rPr>
          <w:sz w:val="16"/>
        </w:rPr>
      </w:pPr>
      <w:r>
        <w:rPr>
          <w:sz w:val="16"/>
        </w:rPr>
        <w:t>H.</w:t>
      </w:r>
      <w:r>
        <w:rPr>
          <w:spacing w:val="27"/>
          <w:sz w:val="16"/>
        </w:rPr>
        <w:t xml:space="preserve"> </w:t>
      </w:r>
      <w:r>
        <w:rPr>
          <w:sz w:val="16"/>
        </w:rPr>
        <w:t>E.</w:t>
      </w:r>
      <w:r>
        <w:rPr>
          <w:spacing w:val="27"/>
          <w:sz w:val="16"/>
        </w:rPr>
        <w:t xml:space="preserve"> </w:t>
      </w:r>
      <w:proofErr w:type="spellStart"/>
      <w:r>
        <w:rPr>
          <w:sz w:val="16"/>
        </w:rPr>
        <w:t>Birge</w:t>
      </w:r>
      <w:proofErr w:type="spellEnd"/>
      <w:r>
        <w:rPr>
          <w:sz w:val="16"/>
        </w:rPr>
        <w:t>,</w:t>
      </w:r>
      <w:r>
        <w:rPr>
          <w:spacing w:val="34"/>
          <w:sz w:val="16"/>
        </w:rPr>
        <w:t xml:space="preserve"> </w:t>
      </w:r>
      <w:r>
        <w:rPr>
          <w:sz w:val="16"/>
        </w:rPr>
        <w:t>C.</w:t>
      </w:r>
      <w:r>
        <w:rPr>
          <w:spacing w:val="27"/>
          <w:sz w:val="16"/>
        </w:rPr>
        <w:t xml:space="preserve"> </w:t>
      </w:r>
      <w:r>
        <w:rPr>
          <w:sz w:val="16"/>
        </w:rPr>
        <w:t>R.</w:t>
      </w:r>
      <w:r>
        <w:rPr>
          <w:spacing w:val="27"/>
          <w:sz w:val="16"/>
        </w:rPr>
        <w:t xml:space="preserve"> </w:t>
      </w:r>
      <w:r>
        <w:rPr>
          <w:sz w:val="16"/>
        </w:rPr>
        <w:t>Allen,</w:t>
      </w:r>
      <w:r>
        <w:rPr>
          <w:spacing w:val="34"/>
          <w:sz w:val="16"/>
        </w:rPr>
        <w:t xml:space="preserve"> </w:t>
      </w:r>
      <w:r>
        <w:rPr>
          <w:sz w:val="16"/>
        </w:rPr>
        <w:t>A.</w:t>
      </w:r>
      <w:r>
        <w:rPr>
          <w:spacing w:val="27"/>
          <w:sz w:val="16"/>
        </w:rPr>
        <w:t xml:space="preserve"> </w:t>
      </w:r>
      <w:r>
        <w:rPr>
          <w:sz w:val="16"/>
        </w:rPr>
        <w:t>S.</w:t>
      </w:r>
      <w:r>
        <w:rPr>
          <w:spacing w:val="27"/>
          <w:sz w:val="16"/>
        </w:rPr>
        <w:t xml:space="preserve"> </w:t>
      </w:r>
      <w:proofErr w:type="spellStart"/>
      <w:r>
        <w:rPr>
          <w:sz w:val="16"/>
        </w:rPr>
        <w:t>Garmestani</w:t>
      </w:r>
      <w:proofErr w:type="spellEnd"/>
      <w:r>
        <w:rPr>
          <w:sz w:val="16"/>
        </w:rPr>
        <w:t>,</w:t>
      </w:r>
      <w:r>
        <w:rPr>
          <w:spacing w:val="34"/>
          <w:sz w:val="16"/>
        </w:rPr>
        <w:t xml:space="preserve"> </w:t>
      </w:r>
      <w:r>
        <w:rPr>
          <w:sz w:val="16"/>
        </w:rPr>
        <w:t>and</w:t>
      </w:r>
      <w:r>
        <w:rPr>
          <w:spacing w:val="27"/>
          <w:sz w:val="16"/>
        </w:rPr>
        <w:t xml:space="preserve"> </w:t>
      </w:r>
      <w:r>
        <w:rPr>
          <w:sz w:val="16"/>
        </w:rPr>
        <w:t>K.</w:t>
      </w:r>
      <w:r>
        <w:rPr>
          <w:spacing w:val="27"/>
          <w:sz w:val="16"/>
        </w:rPr>
        <w:t xml:space="preserve"> </w:t>
      </w:r>
      <w:r>
        <w:rPr>
          <w:sz w:val="16"/>
        </w:rPr>
        <w:t>L.</w:t>
      </w:r>
      <w:r>
        <w:rPr>
          <w:spacing w:val="27"/>
          <w:sz w:val="16"/>
        </w:rPr>
        <w:t xml:space="preserve"> </w:t>
      </w:r>
      <w:r>
        <w:rPr>
          <w:sz w:val="16"/>
        </w:rPr>
        <w:t>Pope.</w:t>
      </w:r>
      <w:r>
        <w:rPr>
          <w:spacing w:val="80"/>
          <w:sz w:val="16"/>
        </w:rPr>
        <w:t xml:space="preserve"> </w:t>
      </w:r>
      <w:proofErr w:type="spellStart"/>
      <w:r>
        <w:rPr>
          <w:sz w:val="16"/>
        </w:rPr>
        <w:t>Adap</w:t>
      </w:r>
      <w:proofErr w:type="spellEnd"/>
      <w:r>
        <w:rPr>
          <w:sz w:val="16"/>
        </w:rPr>
        <w:t>-</w:t>
      </w:r>
      <w:r>
        <w:rPr>
          <w:spacing w:val="40"/>
          <w:sz w:val="16"/>
        </w:rPr>
        <w:t xml:space="preserve"> </w:t>
      </w:r>
      <w:proofErr w:type="spellStart"/>
      <w:r>
        <w:rPr>
          <w:sz w:val="16"/>
        </w:rPr>
        <w:t>tive</w:t>
      </w:r>
      <w:proofErr w:type="spellEnd"/>
      <w:r>
        <w:rPr>
          <w:sz w:val="16"/>
        </w:rPr>
        <w:t xml:space="preserve"> management for ecosystem services.</w:t>
      </w:r>
      <w:r>
        <w:rPr>
          <w:spacing w:val="40"/>
          <w:sz w:val="16"/>
        </w:rPr>
        <w:t xml:space="preserve"> </w:t>
      </w:r>
      <w:r>
        <w:rPr>
          <w:i/>
          <w:sz w:val="16"/>
        </w:rPr>
        <w:t>Journal of Environmental</w:t>
      </w:r>
      <w:r>
        <w:rPr>
          <w:i/>
          <w:spacing w:val="40"/>
          <w:sz w:val="16"/>
        </w:rPr>
        <w:t xml:space="preserve"> </w:t>
      </w:r>
      <w:r>
        <w:rPr>
          <w:i/>
          <w:sz w:val="16"/>
        </w:rPr>
        <w:t>Management</w:t>
      </w:r>
      <w:r>
        <w:rPr>
          <w:sz w:val="16"/>
        </w:rPr>
        <w:t>, pages 1–10, 2016a.</w:t>
      </w:r>
      <w:r>
        <w:rPr>
          <w:spacing w:val="40"/>
          <w:sz w:val="16"/>
        </w:rPr>
        <w:t xml:space="preserve"> </w:t>
      </w:r>
      <w:r>
        <w:rPr>
          <w:sz w:val="16"/>
        </w:rPr>
        <w:t>ISSN 1098-6596.</w:t>
      </w:r>
      <w:r>
        <w:rPr>
          <w:spacing w:val="40"/>
          <w:sz w:val="16"/>
        </w:rPr>
        <w:t xml:space="preserve"> </w:t>
      </w:r>
      <w:proofErr w:type="spellStart"/>
      <w:r>
        <w:rPr>
          <w:sz w:val="16"/>
        </w:rPr>
        <w:t>doi</w:t>
      </w:r>
      <w:proofErr w:type="spellEnd"/>
      <w:r>
        <w:rPr>
          <w:sz w:val="16"/>
        </w:rPr>
        <w:t>: 10.1017/</w:t>
      </w:r>
      <w:r>
        <w:rPr>
          <w:spacing w:val="40"/>
          <w:sz w:val="16"/>
        </w:rPr>
        <w:t xml:space="preserve"> </w:t>
      </w:r>
      <w:r>
        <w:rPr>
          <w:spacing w:val="-2"/>
          <w:sz w:val="16"/>
        </w:rPr>
        <w:t>CBO9781107415324.004.</w:t>
      </w:r>
    </w:p>
    <w:p w14:paraId="6214D7E0" w14:textId="77777777" w:rsidR="00982EA8" w:rsidRDefault="00000000">
      <w:pPr>
        <w:spacing w:before="4" w:line="196" w:lineRule="auto"/>
        <w:ind w:left="305" w:right="244" w:hanging="200"/>
        <w:jc w:val="both"/>
        <w:rPr>
          <w:sz w:val="16"/>
        </w:rPr>
      </w:pPr>
      <w:r>
        <w:rPr>
          <w:sz w:val="16"/>
        </w:rPr>
        <w:t>H.</w:t>
      </w:r>
      <w:r>
        <w:rPr>
          <w:spacing w:val="-8"/>
          <w:sz w:val="16"/>
        </w:rPr>
        <w:t xml:space="preserve"> </w:t>
      </w:r>
      <w:r>
        <w:rPr>
          <w:sz w:val="16"/>
        </w:rPr>
        <w:t>E.</w:t>
      </w:r>
      <w:r>
        <w:rPr>
          <w:spacing w:val="-8"/>
          <w:sz w:val="16"/>
        </w:rPr>
        <w:t xml:space="preserve"> </w:t>
      </w:r>
      <w:proofErr w:type="spellStart"/>
      <w:r>
        <w:rPr>
          <w:sz w:val="16"/>
        </w:rPr>
        <w:t>Birge</w:t>
      </w:r>
      <w:proofErr w:type="spellEnd"/>
      <w:r>
        <w:rPr>
          <w:sz w:val="16"/>
        </w:rPr>
        <w:t>,</w:t>
      </w:r>
      <w:r>
        <w:rPr>
          <w:spacing w:val="-7"/>
          <w:sz w:val="16"/>
        </w:rPr>
        <w:t xml:space="preserve"> </w:t>
      </w:r>
      <w:r>
        <w:rPr>
          <w:sz w:val="16"/>
        </w:rPr>
        <w:t>C.</w:t>
      </w:r>
      <w:r>
        <w:rPr>
          <w:spacing w:val="-8"/>
          <w:sz w:val="16"/>
        </w:rPr>
        <w:t xml:space="preserve"> </w:t>
      </w:r>
      <w:r>
        <w:rPr>
          <w:sz w:val="16"/>
        </w:rPr>
        <w:t>R.</w:t>
      </w:r>
      <w:r>
        <w:rPr>
          <w:spacing w:val="-8"/>
          <w:sz w:val="16"/>
        </w:rPr>
        <w:t xml:space="preserve"> </w:t>
      </w:r>
      <w:r>
        <w:rPr>
          <w:sz w:val="16"/>
        </w:rPr>
        <w:t>Allen,</w:t>
      </w:r>
      <w:r>
        <w:rPr>
          <w:spacing w:val="-7"/>
          <w:sz w:val="16"/>
        </w:rPr>
        <w:t xml:space="preserve"> </w:t>
      </w:r>
      <w:r>
        <w:rPr>
          <w:sz w:val="16"/>
        </w:rPr>
        <w:t>A.</w:t>
      </w:r>
      <w:r>
        <w:rPr>
          <w:spacing w:val="-8"/>
          <w:sz w:val="16"/>
        </w:rPr>
        <w:t xml:space="preserve"> </w:t>
      </w:r>
      <w:r>
        <w:rPr>
          <w:sz w:val="16"/>
        </w:rPr>
        <w:t>S.</w:t>
      </w:r>
      <w:r>
        <w:rPr>
          <w:spacing w:val="-8"/>
          <w:sz w:val="16"/>
        </w:rPr>
        <w:t xml:space="preserve"> </w:t>
      </w:r>
      <w:proofErr w:type="spellStart"/>
      <w:r>
        <w:rPr>
          <w:sz w:val="16"/>
        </w:rPr>
        <w:t>Garmestani</w:t>
      </w:r>
      <w:proofErr w:type="spellEnd"/>
      <w:r>
        <w:rPr>
          <w:sz w:val="16"/>
        </w:rPr>
        <w:t>,</w:t>
      </w:r>
      <w:r>
        <w:rPr>
          <w:spacing w:val="-7"/>
          <w:sz w:val="16"/>
        </w:rPr>
        <w:t xml:space="preserve"> </w:t>
      </w:r>
      <w:r>
        <w:rPr>
          <w:sz w:val="16"/>
        </w:rPr>
        <w:t>and</w:t>
      </w:r>
      <w:r>
        <w:rPr>
          <w:spacing w:val="-8"/>
          <w:sz w:val="16"/>
        </w:rPr>
        <w:t xml:space="preserve"> </w:t>
      </w:r>
      <w:r>
        <w:rPr>
          <w:sz w:val="16"/>
        </w:rPr>
        <w:t>K.</w:t>
      </w:r>
      <w:r>
        <w:rPr>
          <w:spacing w:val="-8"/>
          <w:sz w:val="16"/>
        </w:rPr>
        <w:t xml:space="preserve"> </w:t>
      </w:r>
      <w:r>
        <w:rPr>
          <w:sz w:val="16"/>
        </w:rPr>
        <w:t>L.</w:t>
      </w:r>
      <w:r>
        <w:rPr>
          <w:spacing w:val="-7"/>
          <w:sz w:val="16"/>
        </w:rPr>
        <w:t xml:space="preserve"> </w:t>
      </w:r>
      <w:r>
        <w:rPr>
          <w:sz w:val="16"/>
        </w:rPr>
        <w:t>Pope.</w:t>
      </w:r>
      <w:r>
        <w:rPr>
          <w:spacing w:val="7"/>
          <w:sz w:val="16"/>
        </w:rPr>
        <w:t xml:space="preserve"> </w:t>
      </w:r>
      <w:r>
        <w:rPr>
          <w:sz w:val="16"/>
        </w:rPr>
        <w:t>Adaptive</w:t>
      </w:r>
      <w:r>
        <w:rPr>
          <w:spacing w:val="-8"/>
          <w:sz w:val="16"/>
        </w:rPr>
        <w:t xml:space="preserve"> </w:t>
      </w:r>
      <w:r>
        <w:rPr>
          <w:sz w:val="16"/>
        </w:rPr>
        <w:t>man-</w:t>
      </w:r>
      <w:r>
        <w:rPr>
          <w:spacing w:val="40"/>
          <w:sz w:val="16"/>
        </w:rPr>
        <w:t xml:space="preserve"> </w:t>
      </w:r>
      <w:proofErr w:type="spellStart"/>
      <w:r>
        <w:rPr>
          <w:sz w:val="16"/>
        </w:rPr>
        <w:t>agement</w:t>
      </w:r>
      <w:proofErr w:type="spellEnd"/>
      <w:r>
        <w:rPr>
          <w:sz w:val="16"/>
        </w:rPr>
        <w:t xml:space="preserve"> for ecosystem services.</w:t>
      </w:r>
      <w:r>
        <w:rPr>
          <w:spacing w:val="40"/>
          <w:sz w:val="16"/>
        </w:rPr>
        <w:t xml:space="preserve"> </w:t>
      </w:r>
      <w:r>
        <w:rPr>
          <w:i/>
          <w:sz w:val="16"/>
        </w:rPr>
        <w:t>Journal of Environmental Manage-</w:t>
      </w:r>
      <w:r>
        <w:rPr>
          <w:i/>
          <w:spacing w:val="40"/>
          <w:sz w:val="16"/>
        </w:rPr>
        <w:t xml:space="preserve"> </w:t>
      </w:r>
      <w:proofErr w:type="spellStart"/>
      <w:r>
        <w:rPr>
          <w:i/>
          <w:sz w:val="16"/>
        </w:rPr>
        <w:t>ment</w:t>
      </w:r>
      <w:proofErr w:type="spellEnd"/>
      <w:r>
        <w:rPr>
          <w:sz w:val="16"/>
        </w:rPr>
        <w:t>,</w:t>
      </w:r>
      <w:r>
        <w:rPr>
          <w:spacing w:val="-10"/>
          <w:sz w:val="16"/>
        </w:rPr>
        <w:t xml:space="preserve"> </w:t>
      </w:r>
      <w:r>
        <w:rPr>
          <w:sz w:val="16"/>
        </w:rPr>
        <w:t>2016b.</w:t>
      </w:r>
      <w:r>
        <w:rPr>
          <w:spacing w:val="-10"/>
          <w:sz w:val="16"/>
        </w:rPr>
        <w:t xml:space="preserve"> </w:t>
      </w:r>
      <w:r>
        <w:rPr>
          <w:sz w:val="16"/>
        </w:rPr>
        <w:t>ISSN</w:t>
      </w:r>
      <w:r>
        <w:rPr>
          <w:spacing w:val="-10"/>
          <w:sz w:val="16"/>
        </w:rPr>
        <w:t xml:space="preserve"> </w:t>
      </w:r>
      <w:r>
        <w:rPr>
          <w:sz w:val="16"/>
        </w:rPr>
        <w:t>1098-6596.</w:t>
      </w:r>
      <w:r>
        <w:rPr>
          <w:spacing w:val="-4"/>
          <w:sz w:val="16"/>
        </w:rPr>
        <w:t xml:space="preserve"> </w:t>
      </w:r>
      <w:proofErr w:type="spellStart"/>
      <w:r>
        <w:rPr>
          <w:sz w:val="16"/>
        </w:rPr>
        <w:t>doi</w:t>
      </w:r>
      <w:proofErr w:type="spellEnd"/>
      <w:r>
        <w:rPr>
          <w:sz w:val="16"/>
        </w:rPr>
        <w:t>:</w:t>
      </w:r>
      <w:r>
        <w:rPr>
          <w:spacing w:val="2"/>
          <w:sz w:val="16"/>
        </w:rPr>
        <w:t xml:space="preserve"> </w:t>
      </w:r>
      <w:r>
        <w:rPr>
          <w:spacing w:val="-2"/>
          <w:sz w:val="16"/>
        </w:rPr>
        <w:t>10.1017/CBO9781107415324.004.</w:t>
      </w:r>
    </w:p>
    <w:p w14:paraId="54AA8996" w14:textId="77777777" w:rsidR="00982EA8" w:rsidRDefault="00000000">
      <w:pPr>
        <w:spacing w:before="4" w:line="196" w:lineRule="auto"/>
        <w:ind w:left="305" w:right="244" w:hanging="200"/>
        <w:jc w:val="both"/>
        <w:rPr>
          <w:sz w:val="16"/>
        </w:rPr>
      </w:pPr>
      <w:r>
        <w:rPr>
          <w:sz w:val="16"/>
        </w:rPr>
        <w:t>H.</w:t>
      </w:r>
      <w:r>
        <w:rPr>
          <w:spacing w:val="-12"/>
          <w:sz w:val="16"/>
        </w:rPr>
        <w:t xml:space="preserve"> </w:t>
      </w:r>
      <w:r>
        <w:rPr>
          <w:sz w:val="16"/>
        </w:rPr>
        <w:t>E.</w:t>
      </w:r>
      <w:r>
        <w:rPr>
          <w:spacing w:val="-10"/>
          <w:sz w:val="16"/>
        </w:rPr>
        <w:t xml:space="preserve"> </w:t>
      </w:r>
      <w:proofErr w:type="spellStart"/>
      <w:r>
        <w:rPr>
          <w:sz w:val="16"/>
        </w:rPr>
        <w:t>Birge</w:t>
      </w:r>
      <w:proofErr w:type="spellEnd"/>
      <w:r>
        <w:rPr>
          <w:sz w:val="16"/>
        </w:rPr>
        <w:t>,</w:t>
      </w:r>
      <w:r>
        <w:rPr>
          <w:spacing w:val="-10"/>
          <w:sz w:val="16"/>
        </w:rPr>
        <w:t xml:space="preserve"> </w:t>
      </w:r>
      <w:r>
        <w:rPr>
          <w:sz w:val="16"/>
        </w:rPr>
        <w:t>R.</w:t>
      </w:r>
      <w:r>
        <w:rPr>
          <w:spacing w:val="-10"/>
          <w:sz w:val="16"/>
        </w:rPr>
        <w:t xml:space="preserve"> </w:t>
      </w:r>
      <w:r>
        <w:rPr>
          <w:sz w:val="16"/>
        </w:rPr>
        <w:t>A.</w:t>
      </w:r>
      <w:r>
        <w:rPr>
          <w:spacing w:val="-10"/>
          <w:sz w:val="16"/>
        </w:rPr>
        <w:t xml:space="preserve"> </w:t>
      </w:r>
      <w:r>
        <w:rPr>
          <w:sz w:val="16"/>
        </w:rPr>
        <w:t>Bevans,</w:t>
      </w:r>
      <w:r>
        <w:rPr>
          <w:spacing w:val="-10"/>
          <w:sz w:val="16"/>
        </w:rPr>
        <w:t xml:space="preserve"> </w:t>
      </w:r>
      <w:r>
        <w:rPr>
          <w:sz w:val="16"/>
        </w:rPr>
        <w:t>C.</w:t>
      </w:r>
      <w:r>
        <w:rPr>
          <w:spacing w:val="-10"/>
          <w:sz w:val="16"/>
        </w:rPr>
        <w:t xml:space="preserve"> </w:t>
      </w:r>
      <w:r>
        <w:rPr>
          <w:sz w:val="16"/>
        </w:rPr>
        <w:t>R.</w:t>
      </w:r>
      <w:r>
        <w:rPr>
          <w:spacing w:val="-10"/>
          <w:sz w:val="16"/>
        </w:rPr>
        <w:t xml:space="preserve"> </w:t>
      </w:r>
      <w:r>
        <w:rPr>
          <w:sz w:val="16"/>
        </w:rPr>
        <w:t>Allen,</w:t>
      </w:r>
      <w:r>
        <w:rPr>
          <w:spacing w:val="-10"/>
          <w:sz w:val="16"/>
        </w:rPr>
        <w:t xml:space="preserve"> </w:t>
      </w:r>
      <w:r>
        <w:rPr>
          <w:sz w:val="16"/>
        </w:rPr>
        <w:t>D.</w:t>
      </w:r>
      <w:r>
        <w:rPr>
          <w:spacing w:val="-10"/>
          <w:sz w:val="16"/>
        </w:rPr>
        <w:t xml:space="preserve"> </w:t>
      </w:r>
      <w:r>
        <w:rPr>
          <w:sz w:val="16"/>
        </w:rPr>
        <w:t>G.</w:t>
      </w:r>
      <w:r>
        <w:rPr>
          <w:spacing w:val="-10"/>
          <w:sz w:val="16"/>
        </w:rPr>
        <w:t xml:space="preserve"> </w:t>
      </w:r>
      <w:proofErr w:type="spellStart"/>
      <w:r>
        <w:rPr>
          <w:sz w:val="16"/>
        </w:rPr>
        <w:t>Angeler</w:t>
      </w:r>
      <w:proofErr w:type="spellEnd"/>
      <w:r>
        <w:rPr>
          <w:sz w:val="16"/>
        </w:rPr>
        <w:t>,</w:t>
      </w:r>
      <w:r>
        <w:rPr>
          <w:spacing w:val="-10"/>
          <w:sz w:val="16"/>
        </w:rPr>
        <w:t xml:space="preserve"> </w:t>
      </w:r>
      <w:r>
        <w:rPr>
          <w:sz w:val="16"/>
        </w:rPr>
        <w:t>S.</w:t>
      </w:r>
      <w:r>
        <w:rPr>
          <w:spacing w:val="-10"/>
          <w:sz w:val="16"/>
        </w:rPr>
        <w:t xml:space="preserve"> </w:t>
      </w:r>
      <w:r>
        <w:rPr>
          <w:sz w:val="16"/>
        </w:rPr>
        <w:t>G.</w:t>
      </w:r>
      <w:r>
        <w:rPr>
          <w:spacing w:val="-10"/>
          <w:sz w:val="16"/>
        </w:rPr>
        <w:t xml:space="preserve"> </w:t>
      </w:r>
      <w:r>
        <w:rPr>
          <w:sz w:val="16"/>
        </w:rPr>
        <w:t>Baer,</w:t>
      </w:r>
      <w:r>
        <w:rPr>
          <w:spacing w:val="-10"/>
          <w:sz w:val="16"/>
        </w:rPr>
        <w:t xml:space="preserve"> </w:t>
      </w:r>
      <w:r>
        <w:rPr>
          <w:sz w:val="16"/>
        </w:rPr>
        <w:t>and</w:t>
      </w:r>
      <w:r>
        <w:rPr>
          <w:spacing w:val="-10"/>
          <w:sz w:val="16"/>
        </w:rPr>
        <w:t xml:space="preserve"> </w:t>
      </w:r>
      <w:r>
        <w:rPr>
          <w:sz w:val="16"/>
        </w:rPr>
        <w:t>D.</w:t>
      </w:r>
      <w:r>
        <w:rPr>
          <w:spacing w:val="-10"/>
          <w:sz w:val="16"/>
        </w:rPr>
        <w:t xml:space="preserve"> </w:t>
      </w:r>
      <w:r>
        <w:rPr>
          <w:sz w:val="16"/>
        </w:rPr>
        <w:t>H.</w:t>
      </w:r>
      <w:r>
        <w:rPr>
          <w:w w:val="105"/>
          <w:sz w:val="16"/>
        </w:rPr>
        <w:t xml:space="preserve"> Wall.</w:t>
      </w:r>
      <w:r>
        <w:rPr>
          <w:spacing w:val="4"/>
          <w:w w:val="105"/>
          <w:sz w:val="16"/>
        </w:rPr>
        <w:t xml:space="preserve"> </w:t>
      </w:r>
      <w:r>
        <w:rPr>
          <w:w w:val="105"/>
          <w:sz w:val="16"/>
        </w:rPr>
        <w:t>Adaptive</w:t>
      </w:r>
      <w:r>
        <w:rPr>
          <w:spacing w:val="-10"/>
          <w:w w:val="105"/>
          <w:sz w:val="16"/>
        </w:rPr>
        <w:t xml:space="preserve"> </w:t>
      </w:r>
      <w:r>
        <w:rPr>
          <w:w w:val="105"/>
          <w:sz w:val="16"/>
        </w:rPr>
        <w:t>management</w:t>
      </w:r>
      <w:r>
        <w:rPr>
          <w:spacing w:val="-11"/>
          <w:w w:val="105"/>
          <w:sz w:val="16"/>
        </w:rPr>
        <w:t xml:space="preserve"> </w:t>
      </w:r>
      <w:r>
        <w:rPr>
          <w:w w:val="105"/>
          <w:sz w:val="16"/>
        </w:rPr>
        <w:t>for</w:t>
      </w:r>
      <w:r>
        <w:rPr>
          <w:spacing w:val="-10"/>
          <w:w w:val="105"/>
          <w:sz w:val="16"/>
        </w:rPr>
        <w:t xml:space="preserve"> </w:t>
      </w:r>
      <w:r>
        <w:rPr>
          <w:w w:val="105"/>
          <w:sz w:val="16"/>
        </w:rPr>
        <w:t>soil</w:t>
      </w:r>
      <w:r>
        <w:rPr>
          <w:spacing w:val="-11"/>
          <w:w w:val="105"/>
          <w:sz w:val="16"/>
        </w:rPr>
        <w:t xml:space="preserve"> </w:t>
      </w:r>
      <w:r>
        <w:rPr>
          <w:w w:val="105"/>
          <w:sz w:val="16"/>
        </w:rPr>
        <w:t>ecosystem</w:t>
      </w:r>
      <w:r>
        <w:rPr>
          <w:spacing w:val="-10"/>
          <w:w w:val="105"/>
          <w:sz w:val="16"/>
        </w:rPr>
        <w:t xml:space="preserve"> </w:t>
      </w:r>
      <w:r>
        <w:rPr>
          <w:w w:val="105"/>
          <w:sz w:val="16"/>
        </w:rPr>
        <w:t>services.</w:t>
      </w:r>
      <w:r>
        <w:rPr>
          <w:spacing w:val="19"/>
          <w:w w:val="105"/>
          <w:sz w:val="16"/>
        </w:rPr>
        <w:t xml:space="preserve"> </w:t>
      </w:r>
      <w:r>
        <w:rPr>
          <w:i/>
          <w:w w:val="105"/>
          <w:sz w:val="16"/>
        </w:rPr>
        <w:t>Journal</w:t>
      </w:r>
      <w:r>
        <w:rPr>
          <w:i/>
          <w:spacing w:val="-11"/>
          <w:w w:val="105"/>
          <w:sz w:val="16"/>
        </w:rPr>
        <w:t xml:space="preserve"> </w:t>
      </w:r>
      <w:r>
        <w:rPr>
          <w:i/>
          <w:w w:val="105"/>
          <w:sz w:val="16"/>
        </w:rPr>
        <w:t xml:space="preserve">of </w:t>
      </w:r>
      <w:r>
        <w:rPr>
          <w:i/>
          <w:sz w:val="16"/>
        </w:rPr>
        <w:t>Environmental</w:t>
      </w:r>
      <w:r>
        <w:rPr>
          <w:i/>
          <w:spacing w:val="-12"/>
          <w:sz w:val="16"/>
        </w:rPr>
        <w:t xml:space="preserve"> </w:t>
      </w:r>
      <w:r>
        <w:rPr>
          <w:i/>
          <w:sz w:val="16"/>
        </w:rPr>
        <w:t>Management</w:t>
      </w:r>
      <w:r>
        <w:rPr>
          <w:sz w:val="16"/>
        </w:rPr>
        <w:t>,</w:t>
      </w:r>
      <w:r>
        <w:rPr>
          <w:spacing w:val="-10"/>
          <w:sz w:val="16"/>
        </w:rPr>
        <w:t xml:space="preserve"> </w:t>
      </w:r>
      <w:r>
        <w:rPr>
          <w:sz w:val="16"/>
        </w:rPr>
        <w:t>pages</w:t>
      </w:r>
      <w:r>
        <w:rPr>
          <w:spacing w:val="-10"/>
          <w:sz w:val="16"/>
        </w:rPr>
        <w:t xml:space="preserve"> </w:t>
      </w:r>
      <w:r>
        <w:rPr>
          <w:sz w:val="16"/>
        </w:rPr>
        <w:t>6–13,</w:t>
      </w:r>
      <w:r>
        <w:rPr>
          <w:spacing w:val="-10"/>
          <w:sz w:val="16"/>
        </w:rPr>
        <w:t xml:space="preserve"> </w:t>
      </w:r>
      <w:r>
        <w:rPr>
          <w:sz w:val="16"/>
        </w:rPr>
        <w:t>2016c.</w:t>
      </w:r>
      <w:r>
        <w:rPr>
          <w:spacing w:val="-10"/>
          <w:sz w:val="16"/>
        </w:rPr>
        <w:t xml:space="preserve"> </w:t>
      </w:r>
      <w:r>
        <w:rPr>
          <w:sz w:val="16"/>
        </w:rPr>
        <w:t>ISSN</w:t>
      </w:r>
      <w:r>
        <w:rPr>
          <w:spacing w:val="-10"/>
          <w:sz w:val="16"/>
        </w:rPr>
        <w:t xml:space="preserve"> </w:t>
      </w:r>
      <w:r>
        <w:rPr>
          <w:sz w:val="16"/>
        </w:rPr>
        <w:t>1098-6596.</w:t>
      </w:r>
      <w:r>
        <w:rPr>
          <w:spacing w:val="-10"/>
          <w:sz w:val="16"/>
        </w:rPr>
        <w:t xml:space="preserve"> </w:t>
      </w:r>
      <w:proofErr w:type="spellStart"/>
      <w:r>
        <w:rPr>
          <w:sz w:val="16"/>
        </w:rPr>
        <w:t>doi</w:t>
      </w:r>
      <w:proofErr w:type="spellEnd"/>
      <w:r>
        <w:rPr>
          <w:sz w:val="16"/>
        </w:rPr>
        <w:t>:</w:t>
      </w:r>
      <w:r>
        <w:rPr>
          <w:w w:val="105"/>
          <w:sz w:val="16"/>
        </w:rPr>
        <w:t xml:space="preserve"> 10.1017/CBO9781107415324.004. URL </w:t>
      </w:r>
      <w:hyperlink r:id="rId20">
        <w:r>
          <w:rPr>
            <w:rFonts w:ascii="Arial" w:hAnsi="Arial"/>
            <w:color w:val="2F4F4F"/>
            <w:w w:val="105"/>
            <w:sz w:val="13"/>
          </w:rPr>
          <w:t>http://dx.doi.org/10.1016/j.</w:t>
        </w:r>
      </w:hyperlink>
      <w:r>
        <w:rPr>
          <w:rFonts w:ascii="Arial" w:hAnsi="Arial"/>
          <w:color w:val="2F4F4F"/>
          <w:spacing w:val="40"/>
          <w:w w:val="105"/>
          <w:sz w:val="13"/>
        </w:rPr>
        <w:t xml:space="preserve"> </w:t>
      </w:r>
      <w:hyperlink r:id="rId21">
        <w:r>
          <w:rPr>
            <w:rFonts w:ascii="Arial" w:hAnsi="Arial"/>
            <w:color w:val="2F4F4F"/>
            <w:spacing w:val="-2"/>
            <w:w w:val="105"/>
            <w:sz w:val="13"/>
          </w:rPr>
          <w:t>jenvman.2016.06.024</w:t>
        </w:r>
      </w:hyperlink>
      <w:r>
        <w:rPr>
          <w:spacing w:val="-2"/>
          <w:w w:val="105"/>
          <w:sz w:val="16"/>
        </w:rPr>
        <w:t>.</w:t>
      </w:r>
    </w:p>
    <w:p w14:paraId="2D6D17D6" w14:textId="77777777" w:rsidR="00982EA8" w:rsidRDefault="00000000">
      <w:pPr>
        <w:spacing w:before="5" w:line="196" w:lineRule="auto"/>
        <w:ind w:left="305" w:right="244" w:hanging="200"/>
        <w:jc w:val="both"/>
        <w:rPr>
          <w:rFonts w:ascii="Arial" w:hAnsi="Arial"/>
          <w:sz w:val="13"/>
        </w:rPr>
      </w:pPr>
      <w:r>
        <w:rPr>
          <w:sz w:val="16"/>
        </w:rPr>
        <w:t>M. R. Busch and D. R. Presley.</w:t>
      </w:r>
      <w:r>
        <w:rPr>
          <w:spacing w:val="80"/>
          <w:sz w:val="16"/>
        </w:rPr>
        <w:t xml:space="preserve"> </w:t>
      </w:r>
      <w:r>
        <w:rPr>
          <w:sz w:val="16"/>
        </w:rPr>
        <w:t>Cedar Afforestation of Prairie Alters</w:t>
      </w:r>
      <w:r>
        <w:rPr>
          <w:spacing w:val="40"/>
          <w:sz w:val="16"/>
        </w:rPr>
        <w:t xml:space="preserve"> </w:t>
      </w:r>
      <w:r>
        <w:rPr>
          <w:sz w:val="16"/>
        </w:rPr>
        <w:t>Soil Properties on a Decadal Time Scale.</w:t>
      </w:r>
      <w:r>
        <w:rPr>
          <w:spacing w:val="40"/>
          <w:sz w:val="16"/>
        </w:rPr>
        <w:t xml:space="preserve"> </w:t>
      </w:r>
      <w:r>
        <w:rPr>
          <w:i/>
          <w:sz w:val="16"/>
        </w:rPr>
        <w:t>Soil Horizons</w:t>
      </w:r>
      <w:r>
        <w:rPr>
          <w:sz w:val="16"/>
        </w:rPr>
        <w:t>, 55(5):1–11,</w:t>
      </w:r>
      <w:r>
        <w:rPr>
          <w:spacing w:val="40"/>
          <w:sz w:val="16"/>
        </w:rPr>
        <w:t xml:space="preserve"> </w:t>
      </w:r>
      <w:r>
        <w:rPr>
          <w:sz w:val="16"/>
        </w:rPr>
        <w:t>2014.</w:t>
      </w:r>
      <w:r>
        <w:rPr>
          <w:spacing w:val="11"/>
          <w:sz w:val="16"/>
        </w:rPr>
        <w:t xml:space="preserve"> </w:t>
      </w:r>
      <w:r>
        <w:rPr>
          <w:sz w:val="16"/>
        </w:rPr>
        <w:t>ISSN</w:t>
      </w:r>
      <w:r>
        <w:rPr>
          <w:spacing w:val="-4"/>
          <w:sz w:val="16"/>
        </w:rPr>
        <w:t xml:space="preserve"> </w:t>
      </w:r>
      <w:r>
        <w:rPr>
          <w:sz w:val="16"/>
        </w:rPr>
        <w:t>2163-2812.</w:t>
      </w:r>
      <w:r>
        <w:rPr>
          <w:spacing w:val="11"/>
          <w:sz w:val="16"/>
        </w:rPr>
        <w:t xml:space="preserve"> </w:t>
      </w:r>
      <w:proofErr w:type="spellStart"/>
      <w:r>
        <w:rPr>
          <w:sz w:val="16"/>
        </w:rPr>
        <w:t>doi</w:t>
      </w:r>
      <w:proofErr w:type="spellEnd"/>
      <w:r>
        <w:rPr>
          <w:sz w:val="16"/>
        </w:rPr>
        <w:t>:</w:t>
      </w:r>
      <w:r>
        <w:rPr>
          <w:spacing w:val="9"/>
          <w:sz w:val="16"/>
        </w:rPr>
        <w:t xml:space="preserve"> </w:t>
      </w:r>
      <w:r>
        <w:rPr>
          <w:sz w:val="16"/>
        </w:rPr>
        <w:t>10.2136/sh13-05-0015.</w:t>
      </w:r>
      <w:r>
        <w:rPr>
          <w:spacing w:val="11"/>
          <w:sz w:val="16"/>
        </w:rPr>
        <w:t xml:space="preserve"> </w:t>
      </w:r>
      <w:r>
        <w:rPr>
          <w:sz w:val="16"/>
        </w:rPr>
        <w:t>URL</w:t>
      </w:r>
      <w:r>
        <w:rPr>
          <w:spacing w:val="-4"/>
          <w:sz w:val="16"/>
        </w:rPr>
        <w:t xml:space="preserve"> </w:t>
      </w:r>
      <w:hyperlink r:id="rId22">
        <w:r>
          <w:rPr>
            <w:rFonts w:ascii="Arial" w:hAnsi="Arial"/>
            <w:color w:val="2F4F4F"/>
            <w:spacing w:val="-2"/>
            <w:w w:val="120"/>
            <w:sz w:val="13"/>
          </w:rPr>
          <w:t>https://dl.</w:t>
        </w:r>
      </w:hyperlink>
    </w:p>
    <w:p w14:paraId="4D382623" w14:textId="77777777" w:rsidR="00982EA8" w:rsidRDefault="00000000">
      <w:pPr>
        <w:spacing w:line="193" w:lineRule="exact"/>
        <w:ind w:left="305"/>
        <w:rPr>
          <w:sz w:val="16"/>
        </w:rPr>
      </w:pPr>
      <w:hyperlink r:id="rId23">
        <w:r>
          <w:rPr>
            <w:rFonts w:ascii="Arial"/>
            <w:color w:val="2F4F4F"/>
            <w:w w:val="110"/>
            <w:sz w:val="13"/>
          </w:rPr>
          <w:t>sciencesocieties.org/publications/sh/abstracts/55/5/sh13-05-</w:t>
        </w:r>
        <w:r>
          <w:rPr>
            <w:rFonts w:ascii="Arial"/>
            <w:color w:val="2F4F4F"/>
            <w:spacing w:val="-2"/>
            <w:w w:val="110"/>
            <w:sz w:val="13"/>
          </w:rPr>
          <w:t>0015</w:t>
        </w:r>
      </w:hyperlink>
      <w:r>
        <w:rPr>
          <w:spacing w:val="-2"/>
          <w:w w:val="110"/>
          <w:sz w:val="16"/>
        </w:rPr>
        <w:t>.</w:t>
      </w:r>
    </w:p>
    <w:p w14:paraId="7E1BEBCC" w14:textId="77777777" w:rsidR="00982EA8" w:rsidRDefault="00000000">
      <w:pPr>
        <w:spacing w:before="10" w:line="196" w:lineRule="auto"/>
        <w:ind w:left="305" w:right="244" w:hanging="200"/>
        <w:jc w:val="both"/>
        <w:rPr>
          <w:sz w:val="16"/>
        </w:rPr>
      </w:pPr>
      <w:r>
        <w:rPr>
          <w:sz w:val="16"/>
        </w:rPr>
        <w:t>F.</w:t>
      </w:r>
      <w:r>
        <w:rPr>
          <w:spacing w:val="-12"/>
          <w:sz w:val="16"/>
        </w:rPr>
        <w:t xml:space="preserve"> </w:t>
      </w:r>
      <w:r>
        <w:rPr>
          <w:sz w:val="16"/>
        </w:rPr>
        <w:t>S.</w:t>
      </w:r>
      <w:r>
        <w:rPr>
          <w:spacing w:val="-10"/>
          <w:sz w:val="16"/>
        </w:rPr>
        <w:t xml:space="preserve"> </w:t>
      </w:r>
      <w:r>
        <w:rPr>
          <w:sz w:val="16"/>
        </w:rPr>
        <w:t>Chapin.</w:t>
      </w:r>
      <w:r>
        <w:rPr>
          <w:spacing w:val="-10"/>
          <w:sz w:val="16"/>
        </w:rPr>
        <w:t xml:space="preserve"> </w:t>
      </w:r>
      <w:r>
        <w:rPr>
          <w:sz w:val="16"/>
        </w:rPr>
        <w:t>The</w:t>
      </w:r>
      <w:r>
        <w:rPr>
          <w:spacing w:val="-10"/>
          <w:sz w:val="16"/>
        </w:rPr>
        <w:t xml:space="preserve"> </w:t>
      </w:r>
      <w:r>
        <w:rPr>
          <w:sz w:val="16"/>
        </w:rPr>
        <w:t>Mineral</w:t>
      </w:r>
      <w:r>
        <w:rPr>
          <w:spacing w:val="-10"/>
          <w:sz w:val="16"/>
        </w:rPr>
        <w:t xml:space="preserve"> </w:t>
      </w:r>
      <w:r>
        <w:rPr>
          <w:sz w:val="16"/>
        </w:rPr>
        <w:t>Nutrition</w:t>
      </w:r>
      <w:r>
        <w:rPr>
          <w:spacing w:val="-10"/>
          <w:sz w:val="16"/>
        </w:rPr>
        <w:t xml:space="preserve"> </w:t>
      </w:r>
      <w:r>
        <w:rPr>
          <w:sz w:val="16"/>
        </w:rPr>
        <w:t>of</w:t>
      </w:r>
      <w:r>
        <w:rPr>
          <w:spacing w:val="-10"/>
          <w:sz w:val="16"/>
        </w:rPr>
        <w:t xml:space="preserve"> </w:t>
      </w:r>
      <w:r>
        <w:rPr>
          <w:sz w:val="16"/>
        </w:rPr>
        <w:t>Wild</w:t>
      </w:r>
      <w:r>
        <w:rPr>
          <w:spacing w:val="-10"/>
          <w:sz w:val="16"/>
        </w:rPr>
        <w:t xml:space="preserve"> </w:t>
      </w:r>
      <w:r>
        <w:rPr>
          <w:sz w:val="16"/>
        </w:rPr>
        <w:t>Plants.</w:t>
      </w:r>
      <w:r>
        <w:rPr>
          <w:spacing w:val="-10"/>
          <w:sz w:val="16"/>
        </w:rPr>
        <w:t xml:space="preserve"> </w:t>
      </w:r>
      <w:r>
        <w:rPr>
          <w:i/>
          <w:sz w:val="16"/>
        </w:rPr>
        <w:t>Annual</w:t>
      </w:r>
      <w:r>
        <w:rPr>
          <w:i/>
          <w:spacing w:val="-10"/>
          <w:sz w:val="16"/>
        </w:rPr>
        <w:t xml:space="preserve"> </w:t>
      </w:r>
      <w:r>
        <w:rPr>
          <w:i/>
          <w:sz w:val="16"/>
        </w:rPr>
        <w:t>Review</w:t>
      </w:r>
      <w:r>
        <w:rPr>
          <w:i/>
          <w:spacing w:val="-10"/>
          <w:sz w:val="16"/>
        </w:rPr>
        <w:t xml:space="preserve"> </w:t>
      </w:r>
      <w:r>
        <w:rPr>
          <w:i/>
          <w:sz w:val="16"/>
        </w:rPr>
        <w:t>of</w:t>
      </w:r>
      <w:r>
        <w:rPr>
          <w:i/>
          <w:spacing w:val="-10"/>
          <w:sz w:val="16"/>
        </w:rPr>
        <w:t xml:space="preserve"> </w:t>
      </w:r>
      <w:proofErr w:type="spellStart"/>
      <w:r>
        <w:rPr>
          <w:i/>
          <w:sz w:val="16"/>
        </w:rPr>
        <w:t>Ecol</w:t>
      </w:r>
      <w:proofErr w:type="spellEnd"/>
      <w:r>
        <w:rPr>
          <w:i/>
          <w:sz w:val="16"/>
        </w:rPr>
        <w:t>-</w:t>
      </w:r>
      <w:r>
        <w:rPr>
          <w:i/>
          <w:spacing w:val="40"/>
          <w:sz w:val="16"/>
        </w:rPr>
        <w:t xml:space="preserve"> </w:t>
      </w:r>
      <w:proofErr w:type="spellStart"/>
      <w:r>
        <w:rPr>
          <w:i/>
          <w:sz w:val="16"/>
        </w:rPr>
        <w:t>ogy</w:t>
      </w:r>
      <w:proofErr w:type="spellEnd"/>
      <w:r>
        <w:rPr>
          <w:i/>
          <w:spacing w:val="-2"/>
          <w:sz w:val="16"/>
        </w:rPr>
        <w:t xml:space="preserve"> </w:t>
      </w:r>
      <w:r>
        <w:rPr>
          <w:i/>
          <w:sz w:val="16"/>
        </w:rPr>
        <w:t>and</w:t>
      </w:r>
      <w:r>
        <w:rPr>
          <w:i/>
          <w:spacing w:val="-2"/>
          <w:sz w:val="16"/>
        </w:rPr>
        <w:t xml:space="preserve"> </w:t>
      </w:r>
      <w:r>
        <w:rPr>
          <w:i/>
          <w:sz w:val="16"/>
        </w:rPr>
        <w:t>Systematics</w:t>
      </w:r>
      <w:r>
        <w:rPr>
          <w:sz w:val="16"/>
        </w:rPr>
        <w:t>,</w:t>
      </w:r>
      <w:r>
        <w:rPr>
          <w:spacing w:val="-1"/>
          <w:sz w:val="16"/>
        </w:rPr>
        <w:t xml:space="preserve"> </w:t>
      </w:r>
      <w:r>
        <w:rPr>
          <w:sz w:val="16"/>
        </w:rPr>
        <w:t>11(1):233–260,</w:t>
      </w:r>
      <w:r>
        <w:rPr>
          <w:spacing w:val="-1"/>
          <w:sz w:val="16"/>
        </w:rPr>
        <w:t xml:space="preserve"> </w:t>
      </w:r>
      <w:r>
        <w:rPr>
          <w:sz w:val="16"/>
        </w:rPr>
        <w:t>1980.</w:t>
      </w:r>
      <w:r>
        <w:rPr>
          <w:spacing w:val="24"/>
          <w:sz w:val="16"/>
        </w:rPr>
        <w:t xml:space="preserve"> </w:t>
      </w:r>
      <w:r>
        <w:rPr>
          <w:sz w:val="16"/>
        </w:rPr>
        <w:t>ISSN</w:t>
      </w:r>
      <w:r>
        <w:rPr>
          <w:spacing w:val="-2"/>
          <w:sz w:val="16"/>
        </w:rPr>
        <w:t xml:space="preserve"> </w:t>
      </w:r>
      <w:r>
        <w:rPr>
          <w:sz w:val="16"/>
        </w:rPr>
        <w:t>0066-4162.</w:t>
      </w:r>
      <w:r>
        <w:rPr>
          <w:spacing w:val="24"/>
          <w:sz w:val="16"/>
        </w:rPr>
        <w:t xml:space="preserve"> </w:t>
      </w:r>
      <w:proofErr w:type="spellStart"/>
      <w:r>
        <w:rPr>
          <w:sz w:val="16"/>
        </w:rPr>
        <w:t>doi</w:t>
      </w:r>
      <w:proofErr w:type="spellEnd"/>
      <w:r>
        <w:rPr>
          <w:sz w:val="16"/>
        </w:rPr>
        <w:t>: 10.</w:t>
      </w:r>
      <w:r>
        <w:rPr>
          <w:spacing w:val="40"/>
          <w:sz w:val="16"/>
        </w:rPr>
        <w:t xml:space="preserve"> </w:t>
      </w:r>
      <w:r>
        <w:rPr>
          <w:sz w:val="16"/>
        </w:rPr>
        <w:t>1146/annurev.es.11.110180.001313.</w:t>
      </w:r>
      <w:r>
        <w:rPr>
          <w:spacing w:val="40"/>
          <w:sz w:val="16"/>
        </w:rPr>
        <w:t xml:space="preserve"> </w:t>
      </w:r>
      <w:r>
        <w:rPr>
          <w:sz w:val="16"/>
        </w:rPr>
        <w:t xml:space="preserve">URL </w:t>
      </w:r>
      <w:hyperlink r:id="rId24">
        <w:r>
          <w:rPr>
            <w:rFonts w:ascii="Arial" w:hAnsi="Arial"/>
            <w:color w:val="2F4F4F"/>
            <w:sz w:val="13"/>
          </w:rPr>
          <w:t>http://www.annualreviews.</w:t>
        </w:r>
      </w:hyperlink>
      <w:r>
        <w:rPr>
          <w:rFonts w:ascii="Arial" w:hAnsi="Arial"/>
          <w:color w:val="2F4F4F"/>
          <w:spacing w:val="40"/>
          <w:sz w:val="13"/>
        </w:rPr>
        <w:t xml:space="preserve"> </w:t>
      </w:r>
      <w:hyperlink r:id="rId25">
        <w:r>
          <w:rPr>
            <w:rFonts w:ascii="Arial" w:hAnsi="Arial"/>
            <w:color w:val="2F4F4F"/>
            <w:spacing w:val="-2"/>
            <w:sz w:val="13"/>
          </w:rPr>
          <w:t>org/</w:t>
        </w:r>
        <w:proofErr w:type="spellStart"/>
        <w:r>
          <w:rPr>
            <w:rFonts w:ascii="Arial" w:hAnsi="Arial"/>
            <w:color w:val="2F4F4F"/>
            <w:spacing w:val="-2"/>
            <w:sz w:val="13"/>
          </w:rPr>
          <w:t>doi</w:t>
        </w:r>
        <w:proofErr w:type="spellEnd"/>
        <w:r>
          <w:rPr>
            <w:rFonts w:ascii="Arial" w:hAnsi="Arial"/>
            <w:color w:val="2F4F4F"/>
            <w:spacing w:val="-2"/>
            <w:sz w:val="13"/>
          </w:rPr>
          <w:t>/10.1146/annurev.es.11.110180.001313</w:t>
        </w:r>
      </w:hyperlink>
      <w:r>
        <w:rPr>
          <w:spacing w:val="-2"/>
          <w:sz w:val="16"/>
        </w:rPr>
        <w:t>.</w:t>
      </w:r>
    </w:p>
    <w:p w14:paraId="1031DE35" w14:textId="77777777" w:rsidR="00982EA8" w:rsidRDefault="00000000">
      <w:pPr>
        <w:spacing w:before="4" w:line="196" w:lineRule="auto"/>
        <w:ind w:left="305" w:right="244" w:hanging="200"/>
        <w:jc w:val="both"/>
        <w:rPr>
          <w:sz w:val="16"/>
        </w:rPr>
      </w:pPr>
      <w:r>
        <w:rPr>
          <w:sz w:val="16"/>
        </w:rPr>
        <w:t>R. T. Conant.</w:t>
      </w:r>
      <w:r>
        <w:rPr>
          <w:spacing w:val="40"/>
          <w:sz w:val="16"/>
        </w:rPr>
        <w:t xml:space="preserve"> </w:t>
      </w:r>
      <w:r>
        <w:rPr>
          <w:sz w:val="16"/>
        </w:rPr>
        <w:t>Sequestration through forestry and agriculture.</w:t>
      </w:r>
      <w:r>
        <w:rPr>
          <w:spacing w:val="40"/>
          <w:sz w:val="16"/>
        </w:rPr>
        <w:t xml:space="preserve"> </w:t>
      </w:r>
      <w:r>
        <w:rPr>
          <w:i/>
          <w:sz w:val="16"/>
        </w:rPr>
        <w:t>Wiley In-</w:t>
      </w:r>
      <w:r>
        <w:rPr>
          <w:i/>
          <w:spacing w:val="40"/>
          <w:sz w:val="16"/>
        </w:rPr>
        <w:t xml:space="preserve"> </w:t>
      </w:r>
      <w:proofErr w:type="spellStart"/>
      <w:r>
        <w:rPr>
          <w:i/>
          <w:sz w:val="16"/>
        </w:rPr>
        <w:t>terdisciplinary</w:t>
      </w:r>
      <w:proofErr w:type="spellEnd"/>
      <w:r>
        <w:rPr>
          <w:i/>
          <w:sz w:val="16"/>
        </w:rPr>
        <w:t xml:space="preserve"> Reviews: Climate Change</w:t>
      </w:r>
      <w:r>
        <w:rPr>
          <w:sz w:val="16"/>
        </w:rPr>
        <w:t>, 2(2):238–254, 2011.</w:t>
      </w:r>
      <w:r>
        <w:rPr>
          <w:spacing w:val="46"/>
          <w:sz w:val="16"/>
        </w:rPr>
        <w:t xml:space="preserve"> </w:t>
      </w:r>
      <w:r>
        <w:rPr>
          <w:sz w:val="16"/>
        </w:rPr>
        <w:t>ISSN</w:t>
      </w:r>
      <w:r>
        <w:rPr>
          <w:spacing w:val="40"/>
          <w:sz w:val="16"/>
        </w:rPr>
        <w:t xml:space="preserve"> </w:t>
      </w:r>
      <w:r>
        <w:rPr>
          <w:sz w:val="16"/>
        </w:rPr>
        <w:t xml:space="preserve">17577799. </w:t>
      </w:r>
      <w:proofErr w:type="spellStart"/>
      <w:r>
        <w:rPr>
          <w:sz w:val="16"/>
        </w:rPr>
        <w:t>doi</w:t>
      </w:r>
      <w:proofErr w:type="spellEnd"/>
      <w:r>
        <w:rPr>
          <w:sz w:val="16"/>
        </w:rPr>
        <w:t>: 10.1002/wcc.101.</w:t>
      </w:r>
    </w:p>
    <w:p w14:paraId="64265CB6" w14:textId="77777777" w:rsidR="00982EA8" w:rsidRDefault="00000000">
      <w:pPr>
        <w:spacing w:before="3" w:line="196" w:lineRule="auto"/>
        <w:ind w:left="305" w:right="244" w:hanging="200"/>
        <w:jc w:val="both"/>
        <w:rPr>
          <w:sz w:val="16"/>
        </w:rPr>
      </w:pPr>
      <w:r>
        <w:rPr>
          <w:sz w:val="16"/>
        </w:rPr>
        <w:t>V.</w:t>
      </w:r>
      <w:r>
        <w:rPr>
          <w:spacing w:val="-12"/>
          <w:sz w:val="16"/>
        </w:rPr>
        <w:t xml:space="preserve"> </w:t>
      </w:r>
      <w:r>
        <w:rPr>
          <w:sz w:val="16"/>
        </w:rPr>
        <w:t>Donovan,</w:t>
      </w:r>
      <w:r>
        <w:rPr>
          <w:spacing w:val="-10"/>
          <w:sz w:val="16"/>
        </w:rPr>
        <w:t xml:space="preserve"> </w:t>
      </w:r>
      <w:r>
        <w:rPr>
          <w:sz w:val="16"/>
        </w:rPr>
        <w:t>J.</w:t>
      </w:r>
      <w:r>
        <w:rPr>
          <w:spacing w:val="-10"/>
          <w:sz w:val="16"/>
        </w:rPr>
        <w:t xml:space="preserve"> </w:t>
      </w:r>
      <w:r>
        <w:rPr>
          <w:sz w:val="16"/>
        </w:rPr>
        <w:t>Burnett,</w:t>
      </w:r>
      <w:r>
        <w:rPr>
          <w:spacing w:val="-10"/>
          <w:sz w:val="16"/>
        </w:rPr>
        <w:t xml:space="preserve"> </w:t>
      </w:r>
      <w:r>
        <w:rPr>
          <w:sz w:val="16"/>
        </w:rPr>
        <w:t>C.</w:t>
      </w:r>
      <w:r>
        <w:rPr>
          <w:spacing w:val="-10"/>
          <w:sz w:val="16"/>
        </w:rPr>
        <w:t xml:space="preserve"> </w:t>
      </w:r>
      <w:r>
        <w:rPr>
          <w:sz w:val="16"/>
        </w:rPr>
        <w:t>Bielski,</w:t>
      </w:r>
      <w:r>
        <w:rPr>
          <w:spacing w:val="-10"/>
          <w:sz w:val="16"/>
        </w:rPr>
        <w:t xml:space="preserve"> </w:t>
      </w:r>
      <w:r>
        <w:rPr>
          <w:sz w:val="16"/>
        </w:rPr>
        <w:t>H.</w:t>
      </w:r>
      <w:r>
        <w:rPr>
          <w:spacing w:val="-10"/>
          <w:sz w:val="16"/>
        </w:rPr>
        <w:t xml:space="preserve"> </w:t>
      </w:r>
      <w:r>
        <w:rPr>
          <w:sz w:val="16"/>
        </w:rPr>
        <w:t>E.</w:t>
      </w:r>
      <w:r>
        <w:rPr>
          <w:spacing w:val="-10"/>
          <w:sz w:val="16"/>
        </w:rPr>
        <w:t xml:space="preserve"> </w:t>
      </w:r>
      <w:proofErr w:type="spellStart"/>
      <w:r>
        <w:rPr>
          <w:sz w:val="16"/>
        </w:rPr>
        <w:t>Birge</w:t>
      </w:r>
      <w:proofErr w:type="spellEnd"/>
      <w:r>
        <w:rPr>
          <w:sz w:val="16"/>
        </w:rPr>
        <w:t>,</w:t>
      </w:r>
      <w:r>
        <w:rPr>
          <w:spacing w:val="-10"/>
          <w:sz w:val="16"/>
        </w:rPr>
        <w:t xml:space="preserve"> </w:t>
      </w:r>
      <w:r>
        <w:rPr>
          <w:sz w:val="16"/>
        </w:rPr>
        <w:t>R.</w:t>
      </w:r>
      <w:r>
        <w:rPr>
          <w:spacing w:val="-10"/>
          <w:sz w:val="16"/>
        </w:rPr>
        <w:t xml:space="preserve"> </w:t>
      </w:r>
      <w:r>
        <w:rPr>
          <w:sz w:val="16"/>
        </w:rPr>
        <w:t>A.</w:t>
      </w:r>
      <w:r>
        <w:rPr>
          <w:spacing w:val="-10"/>
          <w:sz w:val="16"/>
        </w:rPr>
        <w:t xml:space="preserve"> </w:t>
      </w:r>
      <w:r>
        <w:rPr>
          <w:sz w:val="16"/>
        </w:rPr>
        <w:t>Bevans,</w:t>
      </w:r>
      <w:r>
        <w:rPr>
          <w:spacing w:val="-10"/>
          <w:sz w:val="16"/>
        </w:rPr>
        <w:t xml:space="preserve"> </w:t>
      </w:r>
      <w:r>
        <w:rPr>
          <w:sz w:val="16"/>
        </w:rPr>
        <w:t>D.</w:t>
      </w:r>
      <w:r>
        <w:rPr>
          <w:spacing w:val="-10"/>
          <w:sz w:val="16"/>
        </w:rPr>
        <w:t xml:space="preserve"> </w:t>
      </w:r>
      <w:proofErr w:type="spellStart"/>
      <w:r>
        <w:rPr>
          <w:sz w:val="16"/>
        </w:rPr>
        <w:t>Twidwell</w:t>
      </w:r>
      <w:proofErr w:type="spellEnd"/>
      <w:r>
        <w:rPr>
          <w:sz w:val="16"/>
        </w:rPr>
        <w:t>,</w:t>
      </w:r>
      <w:r>
        <w:rPr>
          <w:spacing w:val="40"/>
          <w:sz w:val="16"/>
        </w:rPr>
        <w:t xml:space="preserve"> </w:t>
      </w:r>
      <w:r>
        <w:rPr>
          <w:spacing w:val="-2"/>
          <w:sz w:val="16"/>
        </w:rPr>
        <w:t>and C. R. Allen.</w:t>
      </w:r>
      <w:r>
        <w:rPr>
          <w:spacing w:val="11"/>
          <w:sz w:val="16"/>
        </w:rPr>
        <w:t xml:space="preserve"> </w:t>
      </w:r>
      <w:r>
        <w:rPr>
          <w:spacing w:val="-2"/>
          <w:sz w:val="16"/>
        </w:rPr>
        <w:t xml:space="preserve">Social–ecological landscape patterns predict woody </w:t>
      </w:r>
      <w:proofErr w:type="spellStart"/>
      <w:r>
        <w:rPr>
          <w:spacing w:val="-2"/>
          <w:sz w:val="16"/>
        </w:rPr>
        <w:t>en</w:t>
      </w:r>
      <w:proofErr w:type="spellEnd"/>
      <w:r>
        <w:rPr>
          <w:spacing w:val="-2"/>
          <w:sz w:val="16"/>
        </w:rPr>
        <w:t>-</w:t>
      </w:r>
      <w:r>
        <w:rPr>
          <w:spacing w:val="40"/>
          <w:sz w:val="16"/>
        </w:rPr>
        <w:t xml:space="preserve"> </w:t>
      </w:r>
      <w:proofErr w:type="spellStart"/>
      <w:r>
        <w:rPr>
          <w:sz w:val="16"/>
        </w:rPr>
        <w:t>croachment</w:t>
      </w:r>
      <w:proofErr w:type="spellEnd"/>
      <w:r>
        <w:rPr>
          <w:spacing w:val="-12"/>
          <w:sz w:val="16"/>
        </w:rPr>
        <w:t xml:space="preserve"> </w:t>
      </w:r>
      <w:r>
        <w:rPr>
          <w:sz w:val="16"/>
        </w:rPr>
        <w:t>from</w:t>
      </w:r>
      <w:r>
        <w:rPr>
          <w:spacing w:val="-10"/>
          <w:sz w:val="16"/>
        </w:rPr>
        <w:t xml:space="preserve"> </w:t>
      </w:r>
      <w:r>
        <w:rPr>
          <w:sz w:val="16"/>
        </w:rPr>
        <w:t>native</w:t>
      </w:r>
      <w:r>
        <w:rPr>
          <w:spacing w:val="-10"/>
          <w:sz w:val="16"/>
        </w:rPr>
        <w:t xml:space="preserve"> </w:t>
      </w:r>
      <w:r>
        <w:rPr>
          <w:sz w:val="16"/>
        </w:rPr>
        <w:t>tree</w:t>
      </w:r>
      <w:r>
        <w:rPr>
          <w:spacing w:val="-10"/>
          <w:sz w:val="16"/>
        </w:rPr>
        <w:t xml:space="preserve"> </w:t>
      </w:r>
      <w:r>
        <w:rPr>
          <w:sz w:val="16"/>
        </w:rPr>
        <w:t>plantings</w:t>
      </w:r>
      <w:r>
        <w:rPr>
          <w:spacing w:val="-10"/>
          <w:sz w:val="16"/>
        </w:rPr>
        <w:t xml:space="preserve"> </w:t>
      </w:r>
      <w:r>
        <w:rPr>
          <w:sz w:val="16"/>
        </w:rPr>
        <w:t>in</w:t>
      </w:r>
      <w:r>
        <w:rPr>
          <w:spacing w:val="-10"/>
          <w:sz w:val="16"/>
        </w:rPr>
        <w:t xml:space="preserve"> </w:t>
      </w:r>
      <w:r>
        <w:rPr>
          <w:sz w:val="16"/>
        </w:rPr>
        <w:t>a</w:t>
      </w:r>
      <w:r>
        <w:rPr>
          <w:spacing w:val="-10"/>
          <w:sz w:val="16"/>
        </w:rPr>
        <w:t xml:space="preserve"> </w:t>
      </w:r>
      <w:r>
        <w:rPr>
          <w:sz w:val="16"/>
        </w:rPr>
        <w:t>temperate</w:t>
      </w:r>
      <w:r>
        <w:rPr>
          <w:spacing w:val="-10"/>
          <w:sz w:val="16"/>
        </w:rPr>
        <w:t xml:space="preserve"> </w:t>
      </w:r>
      <w:r>
        <w:rPr>
          <w:sz w:val="16"/>
        </w:rPr>
        <w:t>grassland.</w:t>
      </w:r>
      <w:r>
        <w:rPr>
          <w:spacing w:val="-10"/>
          <w:sz w:val="16"/>
        </w:rPr>
        <w:t xml:space="preserve"> </w:t>
      </w:r>
      <w:r>
        <w:rPr>
          <w:i/>
          <w:sz w:val="16"/>
        </w:rPr>
        <w:t>Ecology</w:t>
      </w:r>
      <w:r>
        <w:rPr>
          <w:i/>
          <w:spacing w:val="40"/>
          <w:sz w:val="16"/>
        </w:rPr>
        <w:t xml:space="preserve"> </w:t>
      </w:r>
      <w:r>
        <w:rPr>
          <w:i/>
          <w:sz w:val="16"/>
        </w:rPr>
        <w:t>and Evolution</w:t>
      </w:r>
      <w:r>
        <w:rPr>
          <w:sz w:val="16"/>
        </w:rPr>
        <w:t>, 1(9), 2018.</w:t>
      </w:r>
      <w:r>
        <w:rPr>
          <w:spacing w:val="40"/>
          <w:sz w:val="16"/>
        </w:rPr>
        <w:t xml:space="preserve"> </w:t>
      </w:r>
      <w:proofErr w:type="spellStart"/>
      <w:r>
        <w:rPr>
          <w:sz w:val="16"/>
        </w:rPr>
        <w:t>doi</w:t>
      </w:r>
      <w:proofErr w:type="spellEnd"/>
      <w:r>
        <w:rPr>
          <w:sz w:val="16"/>
        </w:rPr>
        <w:t>: 10.1002/eqe.3063.</w:t>
      </w:r>
    </w:p>
    <w:p w14:paraId="2EBF9A92" w14:textId="77777777" w:rsidR="00982EA8" w:rsidRDefault="00000000">
      <w:pPr>
        <w:spacing w:before="5" w:line="196" w:lineRule="auto"/>
        <w:ind w:left="305" w:right="244" w:hanging="200"/>
        <w:jc w:val="both"/>
        <w:rPr>
          <w:sz w:val="16"/>
        </w:rPr>
      </w:pPr>
      <w:r>
        <w:rPr>
          <w:sz w:val="16"/>
        </w:rPr>
        <w:t>V.</w:t>
      </w:r>
      <w:r>
        <w:rPr>
          <w:spacing w:val="-10"/>
          <w:sz w:val="16"/>
        </w:rPr>
        <w:t xml:space="preserve"> </w:t>
      </w:r>
      <w:r>
        <w:rPr>
          <w:sz w:val="16"/>
        </w:rPr>
        <w:t>M.</w:t>
      </w:r>
      <w:r>
        <w:rPr>
          <w:spacing w:val="-10"/>
          <w:sz w:val="16"/>
        </w:rPr>
        <w:t xml:space="preserve"> </w:t>
      </w:r>
      <w:r>
        <w:rPr>
          <w:sz w:val="16"/>
        </w:rPr>
        <w:t>Donovan,</w:t>
      </w:r>
      <w:r>
        <w:rPr>
          <w:spacing w:val="-10"/>
          <w:sz w:val="16"/>
        </w:rPr>
        <w:t xml:space="preserve"> </w:t>
      </w:r>
      <w:r>
        <w:rPr>
          <w:sz w:val="16"/>
        </w:rPr>
        <w:t>C.</w:t>
      </w:r>
      <w:r>
        <w:rPr>
          <w:spacing w:val="-10"/>
          <w:sz w:val="16"/>
        </w:rPr>
        <w:t xml:space="preserve"> </w:t>
      </w:r>
      <w:r>
        <w:rPr>
          <w:sz w:val="16"/>
        </w:rPr>
        <w:t>L.</w:t>
      </w:r>
      <w:r>
        <w:rPr>
          <w:spacing w:val="-10"/>
          <w:sz w:val="16"/>
        </w:rPr>
        <w:t xml:space="preserve"> </w:t>
      </w:r>
      <w:proofErr w:type="spellStart"/>
      <w:r>
        <w:rPr>
          <w:sz w:val="16"/>
        </w:rPr>
        <w:t>Wonkka</w:t>
      </w:r>
      <w:proofErr w:type="spellEnd"/>
      <w:r>
        <w:rPr>
          <w:sz w:val="16"/>
        </w:rPr>
        <w:t>,</w:t>
      </w:r>
      <w:r>
        <w:rPr>
          <w:spacing w:val="-10"/>
          <w:sz w:val="16"/>
        </w:rPr>
        <w:t xml:space="preserve"> </w:t>
      </w:r>
      <w:r>
        <w:rPr>
          <w:sz w:val="16"/>
        </w:rPr>
        <w:t>and</w:t>
      </w:r>
      <w:r>
        <w:rPr>
          <w:spacing w:val="-10"/>
          <w:sz w:val="16"/>
        </w:rPr>
        <w:t xml:space="preserve"> </w:t>
      </w:r>
      <w:r>
        <w:rPr>
          <w:sz w:val="16"/>
        </w:rPr>
        <w:t>D.</w:t>
      </w:r>
      <w:r>
        <w:rPr>
          <w:spacing w:val="-10"/>
          <w:sz w:val="16"/>
        </w:rPr>
        <w:t xml:space="preserve"> </w:t>
      </w:r>
      <w:proofErr w:type="spellStart"/>
      <w:r>
        <w:rPr>
          <w:sz w:val="16"/>
        </w:rPr>
        <w:t>Twidwell</w:t>
      </w:r>
      <w:proofErr w:type="spellEnd"/>
      <w:r>
        <w:rPr>
          <w:sz w:val="16"/>
        </w:rPr>
        <w:t>.</w:t>
      </w:r>
      <w:r>
        <w:rPr>
          <w:spacing w:val="4"/>
          <w:sz w:val="16"/>
        </w:rPr>
        <w:t xml:space="preserve"> </w:t>
      </w:r>
      <w:r>
        <w:rPr>
          <w:sz w:val="16"/>
        </w:rPr>
        <w:t>Surging</w:t>
      </w:r>
      <w:r>
        <w:rPr>
          <w:spacing w:val="-10"/>
          <w:sz w:val="16"/>
        </w:rPr>
        <w:t xml:space="preserve"> </w:t>
      </w:r>
      <w:r>
        <w:rPr>
          <w:sz w:val="16"/>
        </w:rPr>
        <w:t>wildfire</w:t>
      </w:r>
      <w:r>
        <w:rPr>
          <w:spacing w:val="-10"/>
          <w:sz w:val="16"/>
        </w:rPr>
        <w:t xml:space="preserve"> </w:t>
      </w:r>
      <w:r>
        <w:rPr>
          <w:sz w:val="16"/>
        </w:rPr>
        <w:t>activity</w:t>
      </w:r>
      <w:r>
        <w:rPr>
          <w:spacing w:val="40"/>
          <w:sz w:val="16"/>
        </w:rPr>
        <w:t xml:space="preserve"> </w:t>
      </w:r>
      <w:r>
        <w:rPr>
          <w:spacing w:val="-2"/>
          <w:sz w:val="16"/>
        </w:rPr>
        <w:t>in a grassland biome.</w:t>
      </w:r>
      <w:r>
        <w:rPr>
          <w:spacing w:val="11"/>
          <w:sz w:val="16"/>
        </w:rPr>
        <w:t xml:space="preserve"> </w:t>
      </w:r>
      <w:r>
        <w:rPr>
          <w:i/>
          <w:spacing w:val="-2"/>
          <w:sz w:val="16"/>
        </w:rPr>
        <w:t>Geophysical Research Letters</w:t>
      </w:r>
      <w:r>
        <w:rPr>
          <w:spacing w:val="-2"/>
          <w:sz w:val="16"/>
        </w:rPr>
        <w:t>, 44(12):5986–5993,</w:t>
      </w:r>
      <w:r>
        <w:rPr>
          <w:spacing w:val="40"/>
          <w:sz w:val="16"/>
        </w:rPr>
        <w:t xml:space="preserve"> </w:t>
      </w:r>
      <w:r>
        <w:rPr>
          <w:sz w:val="16"/>
        </w:rPr>
        <w:t xml:space="preserve">2017. ISSN 19448007. </w:t>
      </w:r>
      <w:proofErr w:type="spellStart"/>
      <w:r>
        <w:rPr>
          <w:sz w:val="16"/>
        </w:rPr>
        <w:t>doi</w:t>
      </w:r>
      <w:proofErr w:type="spellEnd"/>
      <w:r>
        <w:rPr>
          <w:sz w:val="16"/>
        </w:rPr>
        <w:t>: 10.1002/2017GL072901.</w:t>
      </w:r>
    </w:p>
    <w:p w14:paraId="07998E76" w14:textId="77777777" w:rsidR="00982EA8" w:rsidRDefault="00000000">
      <w:pPr>
        <w:spacing w:before="3" w:line="196" w:lineRule="auto"/>
        <w:ind w:left="305" w:right="244" w:hanging="200"/>
        <w:jc w:val="both"/>
        <w:rPr>
          <w:sz w:val="16"/>
        </w:rPr>
      </w:pPr>
      <w:r>
        <w:rPr>
          <w:w w:val="110"/>
          <w:sz w:val="16"/>
        </w:rPr>
        <w:t>A.</w:t>
      </w:r>
      <w:r>
        <w:rPr>
          <w:spacing w:val="-8"/>
          <w:w w:val="110"/>
          <w:sz w:val="16"/>
        </w:rPr>
        <w:t xml:space="preserve"> </w:t>
      </w:r>
      <w:r>
        <w:rPr>
          <w:w w:val="110"/>
          <w:sz w:val="16"/>
        </w:rPr>
        <w:t>S.</w:t>
      </w:r>
      <w:r>
        <w:rPr>
          <w:spacing w:val="-8"/>
          <w:w w:val="110"/>
          <w:sz w:val="16"/>
        </w:rPr>
        <w:t xml:space="preserve"> </w:t>
      </w:r>
      <w:r>
        <w:rPr>
          <w:w w:val="110"/>
          <w:sz w:val="16"/>
        </w:rPr>
        <w:t>Elberg</w:t>
      </w:r>
      <w:r>
        <w:rPr>
          <w:spacing w:val="-8"/>
          <w:w w:val="110"/>
          <w:sz w:val="16"/>
        </w:rPr>
        <w:t xml:space="preserve"> </w:t>
      </w:r>
      <w:r>
        <w:rPr>
          <w:w w:val="110"/>
          <w:sz w:val="16"/>
        </w:rPr>
        <w:t>Nielsen,</w:t>
      </w:r>
      <w:r>
        <w:rPr>
          <w:spacing w:val="-4"/>
          <w:w w:val="110"/>
          <w:sz w:val="16"/>
        </w:rPr>
        <w:t xml:space="preserve"> </w:t>
      </w:r>
      <w:r>
        <w:rPr>
          <w:w w:val="110"/>
          <w:sz w:val="16"/>
        </w:rPr>
        <w:t>A.</w:t>
      </w:r>
      <w:r>
        <w:rPr>
          <w:spacing w:val="-8"/>
          <w:w w:val="110"/>
          <w:sz w:val="16"/>
        </w:rPr>
        <w:t xml:space="preserve"> </w:t>
      </w:r>
      <w:r>
        <w:rPr>
          <w:w w:val="110"/>
          <w:sz w:val="16"/>
        </w:rPr>
        <w:t>J.</w:t>
      </w:r>
      <w:r>
        <w:rPr>
          <w:spacing w:val="-8"/>
          <w:w w:val="110"/>
          <w:sz w:val="16"/>
        </w:rPr>
        <w:t xml:space="preserve"> </w:t>
      </w:r>
      <w:r>
        <w:rPr>
          <w:w w:val="110"/>
          <w:sz w:val="16"/>
        </w:rPr>
        <w:t>Plantinga,</w:t>
      </w:r>
      <w:r>
        <w:rPr>
          <w:spacing w:val="-4"/>
          <w:w w:val="110"/>
          <w:sz w:val="16"/>
        </w:rPr>
        <w:t xml:space="preserve"> </w:t>
      </w:r>
      <w:r>
        <w:rPr>
          <w:w w:val="110"/>
          <w:sz w:val="16"/>
        </w:rPr>
        <w:t>and</w:t>
      </w:r>
      <w:r>
        <w:rPr>
          <w:spacing w:val="-8"/>
          <w:w w:val="110"/>
          <w:sz w:val="16"/>
        </w:rPr>
        <w:t xml:space="preserve"> </w:t>
      </w:r>
      <w:r>
        <w:rPr>
          <w:w w:val="110"/>
          <w:sz w:val="16"/>
        </w:rPr>
        <w:t>R.</w:t>
      </w:r>
      <w:r>
        <w:rPr>
          <w:spacing w:val="-8"/>
          <w:w w:val="110"/>
          <w:sz w:val="16"/>
        </w:rPr>
        <w:t xml:space="preserve"> </w:t>
      </w:r>
      <w:r>
        <w:rPr>
          <w:w w:val="110"/>
          <w:sz w:val="16"/>
        </w:rPr>
        <w:t>J.</w:t>
      </w:r>
      <w:r>
        <w:rPr>
          <w:spacing w:val="-8"/>
          <w:w w:val="110"/>
          <w:sz w:val="16"/>
        </w:rPr>
        <w:t xml:space="preserve"> </w:t>
      </w:r>
      <w:proofErr w:type="spellStart"/>
      <w:r>
        <w:rPr>
          <w:w w:val="110"/>
          <w:sz w:val="16"/>
        </w:rPr>
        <w:t>Alig</w:t>
      </w:r>
      <w:proofErr w:type="spellEnd"/>
      <w:r>
        <w:rPr>
          <w:w w:val="110"/>
          <w:sz w:val="16"/>
        </w:rPr>
        <w:t>.</w:t>
      </w:r>
      <w:r>
        <w:rPr>
          <w:spacing w:val="40"/>
          <w:w w:val="110"/>
          <w:sz w:val="16"/>
        </w:rPr>
        <w:t xml:space="preserve"> </w:t>
      </w:r>
      <w:r>
        <w:rPr>
          <w:w w:val="110"/>
          <w:sz w:val="16"/>
        </w:rPr>
        <w:t>Mitigating</w:t>
      </w:r>
      <w:r>
        <w:rPr>
          <w:spacing w:val="-8"/>
          <w:w w:val="110"/>
          <w:sz w:val="16"/>
        </w:rPr>
        <w:t xml:space="preserve"> </w:t>
      </w:r>
      <w:r>
        <w:rPr>
          <w:w w:val="110"/>
          <w:sz w:val="16"/>
        </w:rPr>
        <w:t xml:space="preserve">cli- </w:t>
      </w:r>
      <w:r>
        <w:rPr>
          <w:sz w:val="16"/>
        </w:rPr>
        <w:t>mate change through afforestation:</w:t>
      </w:r>
      <w:r>
        <w:rPr>
          <w:spacing w:val="27"/>
          <w:sz w:val="16"/>
        </w:rPr>
        <w:t xml:space="preserve"> </w:t>
      </w:r>
      <w:proofErr w:type="gramStart"/>
      <w:r>
        <w:rPr>
          <w:sz w:val="16"/>
        </w:rPr>
        <w:t>New</w:t>
      </w:r>
      <w:proofErr w:type="gramEnd"/>
      <w:r>
        <w:rPr>
          <w:sz w:val="16"/>
        </w:rPr>
        <w:t xml:space="preserve"> cost estimates for the United</w:t>
      </w:r>
      <w:r>
        <w:rPr>
          <w:spacing w:val="40"/>
          <w:sz w:val="16"/>
        </w:rPr>
        <w:t xml:space="preserve"> </w:t>
      </w:r>
      <w:r>
        <w:rPr>
          <w:sz w:val="16"/>
        </w:rPr>
        <w:t>States.</w:t>
      </w:r>
      <w:r>
        <w:rPr>
          <w:spacing w:val="40"/>
          <w:sz w:val="16"/>
        </w:rPr>
        <w:t xml:space="preserve"> </w:t>
      </w:r>
      <w:r>
        <w:rPr>
          <w:i/>
          <w:sz w:val="16"/>
        </w:rPr>
        <w:t>Resource and Energy Economics</w:t>
      </w:r>
      <w:r>
        <w:rPr>
          <w:sz w:val="16"/>
        </w:rPr>
        <w:t>, 36(1):83–98, 2014.</w:t>
      </w:r>
      <w:r>
        <w:rPr>
          <w:spacing w:val="77"/>
          <w:sz w:val="16"/>
        </w:rPr>
        <w:t xml:space="preserve"> </w:t>
      </w:r>
      <w:r>
        <w:rPr>
          <w:sz w:val="16"/>
        </w:rPr>
        <w:t>ISSN</w:t>
      </w:r>
      <w:r>
        <w:rPr>
          <w:spacing w:val="40"/>
          <w:sz w:val="16"/>
        </w:rPr>
        <w:t xml:space="preserve"> </w:t>
      </w:r>
      <w:r>
        <w:rPr>
          <w:sz w:val="16"/>
        </w:rPr>
        <w:t xml:space="preserve">09287655. </w:t>
      </w:r>
      <w:proofErr w:type="spellStart"/>
      <w:r>
        <w:rPr>
          <w:sz w:val="16"/>
        </w:rPr>
        <w:t>doi</w:t>
      </w:r>
      <w:proofErr w:type="spellEnd"/>
      <w:r>
        <w:rPr>
          <w:sz w:val="16"/>
        </w:rPr>
        <w:t xml:space="preserve">: 10.1016/j.reseneeco.2013.11.001. URL </w:t>
      </w:r>
      <w:hyperlink r:id="rId26">
        <w:r>
          <w:rPr>
            <w:rFonts w:ascii="Arial" w:hAnsi="Arial"/>
            <w:color w:val="2F4F4F"/>
            <w:sz w:val="13"/>
          </w:rPr>
          <w:t>http://dx.doi.</w:t>
        </w:r>
      </w:hyperlink>
      <w:r>
        <w:rPr>
          <w:rFonts w:ascii="Arial" w:hAnsi="Arial"/>
          <w:color w:val="2F4F4F"/>
          <w:spacing w:val="40"/>
          <w:w w:val="110"/>
          <w:sz w:val="13"/>
        </w:rPr>
        <w:t xml:space="preserve"> </w:t>
      </w:r>
      <w:hyperlink r:id="rId27">
        <w:r>
          <w:rPr>
            <w:rFonts w:ascii="Arial" w:hAnsi="Arial"/>
            <w:color w:val="2F4F4F"/>
            <w:spacing w:val="-2"/>
            <w:w w:val="110"/>
            <w:sz w:val="13"/>
          </w:rPr>
          <w:t>org/10.1016/j.reseneeco.2013.11.001</w:t>
        </w:r>
      </w:hyperlink>
      <w:r>
        <w:rPr>
          <w:spacing w:val="-2"/>
          <w:w w:val="110"/>
          <w:sz w:val="16"/>
        </w:rPr>
        <w:t>.</w:t>
      </w:r>
    </w:p>
    <w:p w14:paraId="28FAF9EB" w14:textId="77777777" w:rsidR="00982EA8" w:rsidRDefault="00000000">
      <w:pPr>
        <w:spacing w:before="6" w:line="196" w:lineRule="auto"/>
        <w:ind w:left="305" w:right="244" w:hanging="200"/>
        <w:jc w:val="both"/>
        <w:rPr>
          <w:sz w:val="16"/>
        </w:rPr>
      </w:pPr>
      <w:r>
        <w:rPr>
          <w:sz w:val="16"/>
        </w:rPr>
        <w:t>M. A. Finney, C. W. McHugh, I. C. Grenfell, K. L. Riley, and K. C.</w:t>
      </w:r>
      <w:r>
        <w:rPr>
          <w:spacing w:val="40"/>
          <w:sz w:val="16"/>
        </w:rPr>
        <w:t xml:space="preserve"> </w:t>
      </w:r>
      <w:r>
        <w:rPr>
          <w:sz w:val="16"/>
        </w:rPr>
        <w:t>Short.</w:t>
      </w:r>
      <w:r>
        <w:rPr>
          <w:spacing w:val="40"/>
          <w:sz w:val="16"/>
        </w:rPr>
        <w:t xml:space="preserve"> </w:t>
      </w:r>
      <w:r>
        <w:rPr>
          <w:sz w:val="16"/>
        </w:rPr>
        <w:t>A simulation of probabilistic wildfire risk components for the</w:t>
      </w:r>
      <w:r>
        <w:rPr>
          <w:spacing w:val="40"/>
          <w:sz w:val="16"/>
        </w:rPr>
        <w:t xml:space="preserve"> </w:t>
      </w:r>
      <w:r>
        <w:rPr>
          <w:sz w:val="16"/>
        </w:rPr>
        <w:t>continental</w:t>
      </w:r>
      <w:r>
        <w:rPr>
          <w:spacing w:val="-10"/>
          <w:sz w:val="16"/>
        </w:rPr>
        <w:t xml:space="preserve"> </w:t>
      </w:r>
      <w:r>
        <w:rPr>
          <w:sz w:val="16"/>
        </w:rPr>
        <w:t>United</w:t>
      </w:r>
      <w:r>
        <w:rPr>
          <w:spacing w:val="-10"/>
          <w:sz w:val="16"/>
        </w:rPr>
        <w:t xml:space="preserve"> </w:t>
      </w:r>
      <w:r>
        <w:rPr>
          <w:sz w:val="16"/>
        </w:rPr>
        <w:t>States.</w:t>
      </w:r>
      <w:r>
        <w:rPr>
          <w:spacing w:val="3"/>
          <w:sz w:val="16"/>
        </w:rPr>
        <w:t xml:space="preserve"> </w:t>
      </w:r>
      <w:r>
        <w:rPr>
          <w:i/>
          <w:sz w:val="16"/>
        </w:rPr>
        <w:t>Stochastic</w:t>
      </w:r>
      <w:r>
        <w:rPr>
          <w:i/>
          <w:spacing w:val="-10"/>
          <w:sz w:val="16"/>
        </w:rPr>
        <w:t xml:space="preserve"> </w:t>
      </w:r>
      <w:r>
        <w:rPr>
          <w:i/>
          <w:sz w:val="16"/>
        </w:rPr>
        <w:t>Environmental</w:t>
      </w:r>
      <w:r>
        <w:rPr>
          <w:i/>
          <w:spacing w:val="-10"/>
          <w:sz w:val="16"/>
        </w:rPr>
        <w:t xml:space="preserve"> </w:t>
      </w:r>
      <w:r>
        <w:rPr>
          <w:i/>
          <w:sz w:val="16"/>
        </w:rPr>
        <w:t>Research</w:t>
      </w:r>
      <w:r>
        <w:rPr>
          <w:i/>
          <w:spacing w:val="-10"/>
          <w:sz w:val="16"/>
        </w:rPr>
        <w:t xml:space="preserve"> </w:t>
      </w:r>
      <w:r>
        <w:rPr>
          <w:i/>
          <w:sz w:val="16"/>
        </w:rPr>
        <w:t>and</w:t>
      </w:r>
      <w:r>
        <w:rPr>
          <w:i/>
          <w:spacing w:val="-10"/>
          <w:sz w:val="16"/>
        </w:rPr>
        <w:t xml:space="preserve"> </w:t>
      </w:r>
      <w:r>
        <w:rPr>
          <w:i/>
          <w:sz w:val="16"/>
        </w:rPr>
        <w:t>Risk</w:t>
      </w:r>
      <w:r>
        <w:rPr>
          <w:i/>
          <w:spacing w:val="40"/>
          <w:sz w:val="16"/>
        </w:rPr>
        <w:t xml:space="preserve"> </w:t>
      </w:r>
      <w:r>
        <w:rPr>
          <w:i/>
          <w:sz w:val="16"/>
        </w:rPr>
        <w:t>Assessment</w:t>
      </w:r>
      <w:r>
        <w:rPr>
          <w:sz w:val="16"/>
        </w:rPr>
        <w:t>, 25(7):973–1000, 2011.</w:t>
      </w:r>
      <w:r>
        <w:rPr>
          <w:spacing w:val="40"/>
          <w:sz w:val="16"/>
        </w:rPr>
        <w:t xml:space="preserve"> </w:t>
      </w:r>
      <w:r>
        <w:rPr>
          <w:sz w:val="16"/>
        </w:rPr>
        <w:t>ISSN 14363240.</w:t>
      </w:r>
      <w:r>
        <w:rPr>
          <w:spacing w:val="40"/>
          <w:sz w:val="16"/>
        </w:rPr>
        <w:t xml:space="preserve"> </w:t>
      </w:r>
      <w:proofErr w:type="spellStart"/>
      <w:r>
        <w:rPr>
          <w:sz w:val="16"/>
        </w:rPr>
        <w:t>doi</w:t>
      </w:r>
      <w:proofErr w:type="spellEnd"/>
      <w:r>
        <w:rPr>
          <w:sz w:val="16"/>
        </w:rPr>
        <w:t>: 10.1007/</w:t>
      </w:r>
      <w:r>
        <w:rPr>
          <w:spacing w:val="40"/>
          <w:sz w:val="16"/>
        </w:rPr>
        <w:t xml:space="preserve"> </w:t>
      </w:r>
      <w:r>
        <w:rPr>
          <w:spacing w:val="-2"/>
          <w:sz w:val="16"/>
        </w:rPr>
        <w:t>s00477-011-0462-z.</w:t>
      </w:r>
    </w:p>
    <w:p w14:paraId="3F5276ED" w14:textId="77777777" w:rsidR="00982EA8" w:rsidRDefault="00000000">
      <w:pPr>
        <w:spacing w:before="6" w:line="196" w:lineRule="auto"/>
        <w:ind w:left="305" w:right="244" w:hanging="200"/>
        <w:jc w:val="both"/>
        <w:rPr>
          <w:sz w:val="16"/>
        </w:rPr>
      </w:pPr>
      <w:r>
        <w:rPr>
          <w:sz w:val="16"/>
        </w:rPr>
        <w:t xml:space="preserve">D. T. Fogarty, C. R. Allen, and D. </w:t>
      </w:r>
      <w:proofErr w:type="spellStart"/>
      <w:r>
        <w:rPr>
          <w:sz w:val="16"/>
        </w:rPr>
        <w:t>Twidwell</w:t>
      </w:r>
      <w:proofErr w:type="spellEnd"/>
      <w:r>
        <w:rPr>
          <w:sz w:val="16"/>
        </w:rPr>
        <w:t>.</w:t>
      </w:r>
      <w:r>
        <w:rPr>
          <w:spacing w:val="40"/>
          <w:sz w:val="16"/>
        </w:rPr>
        <w:t xml:space="preserve"> </w:t>
      </w:r>
      <w:r>
        <w:rPr>
          <w:sz w:val="16"/>
        </w:rPr>
        <w:t xml:space="preserve">Incipient woody plant </w:t>
      </w:r>
      <w:proofErr w:type="spellStart"/>
      <w:r>
        <w:rPr>
          <w:sz w:val="16"/>
        </w:rPr>
        <w:t>en</w:t>
      </w:r>
      <w:proofErr w:type="spellEnd"/>
      <w:r>
        <w:rPr>
          <w:sz w:val="16"/>
        </w:rPr>
        <w:t>-</w:t>
      </w:r>
      <w:r>
        <w:rPr>
          <w:spacing w:val="40"/>
          <w:sz w:val="16"/>
        </w:rPr>
        <w:t xml:space="preserve"> </w:t>
      </w:r>
      <w:proofErr w:type="spellStart"/>
      <w:r>
        <w:rPr>
          <w:sz w:val="16"/>
        </w:rPr>
        <w:t>croachment</w:t>
      </w:r>
      <w:proofErr w:type="spellEnd"/>
      <w:r>
        <w:rPr>
          <w:sz w:val="16"/>
        </w:rPr>
        <w:t xml:space="preserve"> signals heightened vulnerability for an intact grassland re-</w:t>
      </w:r>
      <w:r>
        <w:rPr>
          <w:spacing w:val="40"/>
          <w:sz w:val="16"/>
        </w:rPr>
        <w:t xml:space="preserve"> </w:t>
      </w:r>
      <w:proofErr w:type="spellStart"/>
      <w:r>
        <w:rPr>
          <w:sz w:val="16"/>
        </w:rPr>
        <w:t>gion</w:t>
      </w:r>
      <w:proofErr w:type="spellEnd"/>
      <w:r>
        <w:rPr>
          <w:sz w:val="16"/>
        </w:rPr>
        <w:t>.</w:t>
      </w:r>
      <w:r>
        <w:rPr>
          <w:spacing w:val="15"/>
          <w:sz w:val="16"/>
        </w:rPr>
        <w:t xml:space="preserve"> </w:t>
      </w:r>
      <w:r>
        <w:rPr>
          <w:i/>
          <w:sz w:val="16"/>
        </w:rPr>
        <w:t>Journal</w:t>
      </w:r>
      <w:r>
        <w:rPr>
          <w:i/>
          <w:spacing w:val="-5"/>
          <w:sz w:val="16"/>
        </w:rPr>
        <w:t xml:space="preserve"> </w:t>
      </w:r>
      <w:r>
        <w:rPr>
          <w:i/>
          <w:sz w:val="16"/>
        </w:rPr>
        <w:t>of</w:t>
      </w:r>
      <w:r>
        <w:rPr>
          <w:i/>
          <w:spacing w:val="-5"/>
          <w:sz w:val="16"/>
        </w:rPr>
        <w:t xml:space="preserve"> </w:t>
      </w:r>
      <w:r>
        <w:rPr>
          <w:i/>
          <w:sz w:val="16"/>
        </w:rPr>
        <w:t>Vegetation</w:t>
      </w:r>
      <w:r>
        <w:rPr>
          <w:i/>
          <w:spacing w:val="-5"/>
          <w:sz w:val="16"/>
        </w:rPr>
        <w:t xml:space="preserve"> </w:t>
      </w:r>
      <w:r>
        <w:rPr>
          <w:i/>
          <w:sz w:val="16"/>
        </w:rPr>
        <w:t>Science</w:t>
      </w:r>
      <w:r>
        <w:rPr>
          <w:sz w:val="16"/>
        </w:rPr>
        <w:t>,</w:t>
      </w:r>
      <w:r>
        <w:rPr>
          <w:spacing w:val="-4"/>
          <w:sz w:val="16"/>
        </w:rPr>
        <w:t xml:space="preserve"> </w:t>
      </w:r>
      <w:r>
        <w:rPr>
          <w:sz w:val="16"/>
        </w:rPr>
        <w:t>33(6),</w:t>
      </w:r>
      <w:r>
        <w:rPr>
          <w:spacing w:val="-4"/>
          <w:sz w:val="16"/>
        </w:rPr>
        <w:t xml:space="preserve"> </w:t>
      </w:r>
      <w:r>
        <w:rPr>
          <w:sz w:val="16"/>
        </w:rPr>
        <w:t>11</w:t>
      </w:r>
      <w:r>
        <w:rPr>
          <w:spacing w:val="-5"/>
          <w:sz w:val="16"/>
        </w:rPr>
        <w:t xml:space="preserve"> </w:t>
      </w:r>
      <w:r>
        <w:rPr>
          <w:sz w:val="16"/>
        </w:rPr>
        <w:t>2022.</w:t>
      </w:r>
      <w:r>
        <w:rPr>
          <w:spacing w:val="15"/>
          <w:sz w:val="16"/>
        </w:rPr>
        <w:t xml:space="preserve"> </w:t>
      </w:r>
      <w:r>
        <w:rPr>
          <w:sz w:val="16"/>
        </w:rPr>
        <w:t>ISSN</w:t>
      </w:r>
      <w:r>
        <w:rPr>
          <w:spacing w:val="-5"/>
          <w:sz w:val="16"/>
        </w:rPr>
        <w:t xml:space="preserve"> </w:t>
      </w:r>
      <w:r>
        <w:rPr>
          <w:sz w:val="16"/>
        </w:rPr>
        <w:t>1100-9233.</w:t>
      </w:r>
      <w:r>
        <w:rPr>
          <w:spacing w:val="40"/>
          <w:sz w:val="16"/>
        </w:rPr>
        <w:t xml:space="preserve"> </w:t>
      </w:r>
      <w:proofErr w:type="spellStart"/>
      <w:r>
        <w:rPr>
          <w:sz w:val="16"/>
        </w:rPr>
        <w:t>doi</w:t>
      </w:r>
      <w:proofErr w:type="spellEnd"/>
      <w:r>
        <w:rPr>
          <w:sz w:val="16"/>
        </w:rPr>
        <w:t>: 10.1111/jvs.13155.</w:t>
      </w:r>
    </w:p>
    <w:p w14:paraId="59A931AC" w14:textId="77777777" w:rsidR="00982EA8" w:rsidRDefault="00000000">
      <w:pPr>
        <w:spacing w:before="4" w:line="196" w:lineRule="auto"/>
        <w:ind w:left="305" w:right="244" w:hanging="200"/>
        <w:jc w:val="both"/>
        <w:rPr>
          <w:sz w:val="16"/>
        </w:rPr>
      </w:pPr>
      <w:r>
        <w:rPr>
          <w:spacing w:val="-2"/>
          <w:sz w:val="16"/>
        </w:rPr>
        <w:t>E.</w:t>
      </w:r>
      <w:r>
        <w:rPr>
          <w:spacing w:val="-8"/>
          <w:sz w:val="16"/>
        </w:rPr>
        <w:t xml:space="preserve"> </w:t>
      </w:r>
      <w:r>
        <w:rPr>
          <w:spacing w:val="-2"/>
          <w:sz w:val="16"/>
        </w:rPr>
        <w:t>J.</w:t>
      </w:r>
      <w:r>
        <w:rPr>
          <w:spacing w:val="-8"/>
          <w:sz w:val="16"/>
        </w:rPr>
        <w:t xml:space="preserve"> </w:t>
      </w:r>
      <w:r>
        <w:rPr>
          <w:spacing w:val="-2"/>
          <w:sz w:val="16"/>
        </w:rPr>
        <w:t>Forster,</w:t>
      </w:r>
      <w:r>
        <w:rPr>
          <w:spacing w:val="-6"/>
          <w:sz w:val="16"/>
        </w:rPr>
        <w:t xml:space="preserve"> </w:t>
      </w:r>
      <w:r>
        <w:rPr>
          <w:spacing w:val="-2"/>
          <w:sz w:val="16"/>
        </w:rPr>
        <w:t>J.</w:t>
      </w:r>
      <w:r>
        <w:rPr>
          <w:spacing w:val="-8"/>
          <w:sz w:val="16"/>
        </w:rPr>
        <w:t xml:space="preserve"> </w:t>
      </w:r>
      <w:r>
        <w:rPr>
          <w:spacing w:val="-2"/>
          <w:sz w:val="16"/>
        </w:rPr>
        <w:t>R.</w:t>
      </w:r>
      <w:r>
        <w:rPr>
          <w:spacing w:val="-8"/>
          <w:sz w:val="16"/>
        </w:rPr>
        <w:t xml:space="preserve"> </w:t>
      </w:r>
      <w:r>
        <w:rPr>
          <w:spacing w:val="-2"/>
          <w:sz w:val="16"/>
        </w:rPr>
        <w:t>Healey,</w:t>
      </w:r>
      <w:r>
        <w:rPr>
          <w:spacing w:val="-6"/>
          <w:sz w:val="16"/>
        </w:rPr>
        <w:t xml:space="preserve"> </w:t>
      </w:r>
      <w:r>
        <w:rPr>
          <w:spacing w:val="-2"/>
          <w:sz w:val="16"/>
        </w:rPr>
        <w:t>C.</w:t>
      </w:r>
      <w:r>
        <w:rPr>
          <w:spacing w:val="-8"/>
          <w:sz w:val="16"/>
        </w:rPr>
        <w:t xml:space="preserve"> </w:t>
      </w:r>
      <w:proofErr w:type="spellStart"/>
      <w:r>
        <w:rPr>
          <w:spacing w:val="-2"/>
          <w:sz w:val="16"/>
        </w:rPr>
        <w:t>Dymond</w:t>
      </w:r>
      <w:proofErr w:type="spellEnd"/>
      <w:r>
        <w:rPr>
          <w:spacing w:val="-2"/>
          <w:sz w:val="16"/>
        </w:rPr>
        <w:t>,</w:t>
      </w:r>
      <w:r>
        <w:rPr>
          <w:spacing w:val="-6"/>
          <w:sz w:val="16"/>
        </w:rPr>
        <w:t xml:space="preserve"> </w:t>
      </w:r>
      <w:r>
        <w:rPr>
          <w:spacing w:val="-2"/>
          <w:sz w:val="16"/>
        </w:rPr>
        <w:t>and</w:t>
      </w:r>
      <w:r>
        <w:rPr>
          <w:spacing w:val="-8"/>
          <w:sz w:val="16"/>
        </w:rPr>
        <w:t xml:space="preserve"> </w:t>
      </w:r>
      <w:r>
        <w:rPr>
          <w:spacing w:val="-2"/>
          <w:sz w:val="16"/>
        </w:rPr>
        <w:t>D.</w:t>
      </w:r>
      <w:r>
        <w:rPr>
          <w:spacing w:val="-8"/>
          <w:sz w:val="16"/>
        </w:rPr>
        <w:t xml:space="preserve"> </w:t>
      </w:r>
      <w:r>
        <w:rPr>
          <w:spacing w:val="-2"/>
          <w:sz w:val="16"/>
        </w:rPr>
        <w:t>Styles.</w:t>
      </w:r>
      <w:r>
        <w:rPr>
          <w:sz w:val="16"/>
        </w:rPr>
        <w:t xml:space="preserve"> </w:t>
      </w:r>
      <w:r>
        <w:rPr>
          <w:spacing w:val="-2"/>
          <w:sz w:val="16"/>
        </w:rPr>
        <w:t>Commercial</w:t>
      </w:r>
      <w:r>
        <w:rPr>
          <w:spacing w:val="-8"/>
          <w:sz w:val="16"/>
        </w:rPr>
        <w:t xml:space="preserve"> </w:t>
      </w:r>
      <w:proofErr w:type="spellStart"/>
      <w:r>
        <w:rPr>
          <w:spacing w:val="-2"/>
          <w:sz w:val="16"/>
        </w:rPr>
        <w:t>afforesta</w:t>
      </w:r>
      <w:proofErr w:type="spellEnd"/>
      <w:r>
        <w:rPr>
          <w:spacing w:val="-2"/>
          <w:sz w:val="16"/>
        </w:rPr>
        <w:t>-</w:t>
      </w:r>
      <w:r>
        <w:rPr>
          <w:spacing w:val="40"/>
          <w:sz w:val="16"/>
        </w:rPr>
        <w:t xml:space="preserve"> </w:t>
      </w:r>
      <w:proofErr w:type="spellStart"/>
      <w:r>
        <w:rPr>
          <w:sz w:val="16"/>
        </w:rPr>
        <w:t>tion</w:t>
      </w:r>
      <w:proofErr w:type="spellEnd"/>
      <w:r>
        <w:rPr>
          <w:spacing w:val="-1"/>
          <w:sz w:val="16"/>
        </w:rPr>
        <w:t xml:space="preserve"> </w:t>
      </w:r>
      <w:r>
        <w:rPr>
          <w:sz w:val="16"/>
        </w:rPr>
        <w:t>can</w:t>
      </w:r>
      <w:r>
        <w:rPr>
          <w:spacing w:val="-1"/>
          <w:sz w:val="16"/>
        </w:rPr>
        <w:t xml:space="preserve"> </w:t>
      </w:r>
      <w:r>
        <w:rPr>
          <w:sz w:val="16"/>
        </w:rPr>
        <w:t>deliver</w:t>
      </w:r>
      <w:r>
        <w:rPr>
          <w:spacing w:val="-1"/>
          <w:sz w:val="16"/>
        </w:rPr>
        <w:t xml:space="preserve"> </w:t>
      </w:r>
      <w:r>
        <w:rPr>
          <w:sz w:val="16"/>
        </w:rPr>
        <w:t>effective</w:t>
      </w:r>
      <w:r>
        <w:rPr>
          <w:spacing w:val="-1"/>
          <w:sz w:val="16"/>
        </w:rPr>
        <w:t xml:space="preserve"> </w:t>
      </w:r>
      <w:r>
        <w:rPr>
          <w:sz w:val="16"/>
        </w:rPr>
        <w:t>climate</w:t>
      </w:r>
      <w:r>
        <w:rPr>
          <w:spacing w:val="-1"/>
          <w:sz w:val="16"/>
        </w:rPr>
        <w:t xml:space="preserve"> </w:t>
      </w:r>
      <w:r>
        <w:rPr>
          <w:sz w:val="16"/>
        </w:rPr>
        <w:t>change</w:t>
      </w:r>
      <w:r>
        <w:rPr>
          <w:spacing w:val="-1"/>
          <w:sz w:val="16"/>
        </w:rPr>
        <w:t xml:space="preserve"> </w:t>
      </w:r>
      <w:r>
        <w:rPr>
          <w:sz w:val="16"/>
        </w:rPr>
        <w:t>mitigation</w:t>
      </w:r>
      <w:r>
        <w:rPr>
          <w:spacing w:val="-1"/>
          <w:sz w:val="16"/>
        </w:rPr>
        <w:t xml:space="preserve"> </w:t>
      </w:r>
      <w:r>
        <w:rPr>
          <w:sz w:val="16"/>
        </w:rPr>
        <w:t>under</w:t>
      </w:r>
      <w:r>
        <w:rPr>
          <w:spacing w:val="-1"/>
          <w:sz w:val="16"/>
        </w:rPr>
        <w:t xml:space="preserve"> </w:t>
      </w:r>
      <w:r>
        <w:rPr>
          <w:sz w:val="16"/>
        </w:rPr>
        <w:t>multiple</w:t>
      </w:r>
      <w:r>
        <w:rPr>
          <w:spacing w:val="-1"/>
          <w:sz w:val="16"/>
        </w:rPr>
        <w:t xml:space="preserve"> </w:t>
      </w:r>
      <w:r>
        <w:rPr>
          <w:sz w:val="16"/>
        </w:rPr>
        <w:t>de-</w:t>
      </w:r>
      <w:r>
        <w:rPr>
          <w:spacing w:val="40"/>
          <w:sz w:val="16"/>
        </w:rPr>
        <w:t xml:space="preserve"> </w:t>
      </w:r>
      <w:proofErr w:type="spellStart"/>
      <w:r>
        <w:rPr>
          <w:spacing w:val="-2"/>
          <w:sz w:val="16"/>
        </w:rPr>
        <w:t>carbonisation</w:t>
      </w:r>
      <w:proofErr w:type="spellEnd"/>
      <w:r>
        <w:rPr>
          <w:spacing w:val="-2"/>
          <w:sz w:val="16"/>
        </w:rPr>
        <w:t xml:space="preserve"> pathways.</w:t>
      </w:r>
      <w:r>
        <w:rPr>
          <w:spacing w:val="13"/>
          <w:sz w:val="16"/>
        </w:rPr>
        <w:t xml:space="preserve"> </w:t>
      </w:r>
      <w:r>
        <w:rPr>
          <w:i/>
          <w:spacing w:val="-2"/>
          <w:sz w:val="16"/>
        </w:rPr>
        <w:t>Nature Communications</w:t>
      </w:r>
      <w:r>
        <w:rPr>
          <w:spacing w:val="-2"/>
          <w:sz w:val="16"/>
        </w:rPr>
        <w:t>,</w:t>
      </w:r>
      <w:r>
        <w:rPr>
          <w:spacing w:val="1"/>
          <w:sz w:val="16"/>
        </w:rPr>
        <w:t xml:space="preserve"> </w:t>
      </w:r>
      <w:r>
        <w:rPr>
          <w:spacing w:val="-2"/>
          <w:sz w:val="16"/>
        </w:rPr>
        <w:t>12(1),</w:t>
      </w:r>
      <w:r>
        <w:rPr>
          <w:sz w:val="16"/>
        </w:rPr>
        <w:t xml:space="preserve"> </w:t>
      </w:r>
      <w:r>
        <w:rPr>
          <w:spacing w:val="-2"/>
          <w:sz w:val="16"/>
        </w:rPr>
        <w:t>12 2021.</w:t>
      </w:r>
      <w:r>
        <w:rPr>
          <w:spacing w:val="13"/>
          <w:sz w:val="16"/>
        </w:rPr>
        <w:t xml:space="preserve"> </w:t>
      </w:r>
      <w:r>
        <w:rPr>
          <w:spacing w:val="-4"/>
          <w:sz w:val="16"/>
        </w:rPr>
        <w:t>ISSN</w:t>
      </w:r>
    </w:p>
    <w:p w14:paraId="4AE36994" w14:textId="77777777" w:rsidR="00982EA8" w:rsidRDefault="00000000">
      <w:pPr>
        <w:spacing w:line="193" w:lineRule="exact"/>
        <w:ind w:left="305"/>
        <w:jc w:val="both"/>
        <w:rPr>
          <w:sz w:val="16"/>
        </w:rPr>
      </w:pPr>
      <w:r>
        <w:rPr>
          <w:sz w:val="16"/>
        </w:rPr>
        <w:t>20411723.</w:t>
      </w:r>
      <w:r>
        <w:rPr>
          <w:spacing w:val="18"/>
          <w:sz w:val="16"/>
        </w:rPr>
        <w:t xml:space="preserve"> </w:t>
      </w:r>
      <w:proofErr w:type="spellStart"/>
      <w:r>
        <w:rPr>
          <w:sz w:val="16"/>
        </w:rPr>
        <w:t>doi</w:t>
      </w:r>
      <w:proofErr w:type="spellEnd"/>
      <w:r>
        <w:rPr>
          <w:sz w:val="16"/>
        </w:rPr>
        <w:t>:</w:t>
      </w:r>
      <w:r>
        <w:rPr>
          <w:spacing w:val="14"/>
          <w:sz w:val="16"/>
        </w:rPr>
        <w:t xml:space="preserve"> </w:t>
      </w:r>
      <w:r>
        <w:rPr>
          <w:sz w:val="16"/>
        </w:rPr>
        <w:t>10.1038/s41467-021-24084-</w:t>
      </w:r>
      <w:r>
        <w:rPr>
          <w:spacing w:val="-5"/>
          <w:sz w:val="16"/>
        </w:rPr>
        <w:t>x.</w:t>
      </w:r>
    </w:p>
    <w:p w14:paraId="78C4FC22" w14:textId="017DF238" w:rsidR="00982EA8" w:rsidRDefault="00000000" w:rsidP="006F7348">
      <w:pPr>
        <w:spacing w:before="10" w:line="196" w:lineRule="auto"/>
        <w:ind w:left="305" w:right="244" w:hanging="200"/>
        <w:jc w:val="both"/>
        <w:rPr>
          <w:sz w:val="16"/>
        </w:rPr>
      </w:pPr>
      <w:r>
        <w:rPr>
          <w:sz w:val="16"/>
        </w:rPr>
        <w:t xml:space="preserve">B. W. </w:t>
      </w:r>
      <w:proofErr w:type="spellStart"/>
      <w:r>
        <w:rPr>
          <w:sz w:val="16"/>
        </w:rPr>
        <w:t>Griscom</w:t>
      </w:r>
      <w:proofErr w:type="spellEnd"/>
      <w:r>
        <w:rPr>
          <w:sz w:val="16"/>
        </w:rPr>
        <w:t>, J. Adams, P. W. Ellis, R. A. Houghton, G. Lomax, D. A.</w:t>
      </w:r>
      <w:r>
        <w:rPr>
          <w:spacing w:val="40"/>
          <w:sz w:val="16"/>
        </w:rPr>
        <w:t xml:space="preserve"> </w:t>
      </w:r>
      <w:proofErr w:type="spellStart"/>
      <w:r>
        <w:rPr>
          <w:spacing w:val="-4"/>
          <w:sz w:val="16"/>
        </w:rPr>
        <w:t>Miteva</w:t>
      </w:r>
      <w:proofErr w:type="spellEnd"/>
      <w:r>
        <w:rPr>
          <w:spacing w:val="-4"/>
          <w:sz w:val="16"/>
        </w:rPr>
        <w:t xml:space="preserve">, W. H. Schlesinger, D. Shoch, J. V. </w:t>
      </w:r>
      <w:proofErr w:type="spellStart"/>
      <w:r>
        <w:rPr>
          <w:spacing w:val="-4"/>
          <w:sz w:val="16"/>
        </w:rPr>
        <w:t>Siikamäki</w:t>
      </w:r>
      <w:proofErr w:type="spellEnd"/>
      <w:r>
        <w:rPr>
          <w:spacing w:val="-4"/>
          <w:sz w:val="16"/>
        </w:rPr>
        <w:t>, P. Smith, P. Wood-</w:t>
      </w:r>
      <w:r>
        <w:rPr>
          <w:spacing w:val="40"/>
          <w:sz w:val="16"/>
        </w:rPr>
        <w:t xml:space="preserve"> </w:t>
      </w:r>
      <w:r>
        <w:rPr>
          <w:sz w:val="16"/>
        </w:rPr>
        <w:t>bury,</w:t>
      </w:r>
      <w:r>
        <w:rPr>
          <w:spacing w:val="1"/>
          <w:sz w:val="16"/>
        </w:rPr>
        <w:t xml:space="preserve"> </w:t>
      </w:r>
      <w:r>
        <w:rPr>
          <w:sz w:val="16"/>
        </w:rPr>
        <w:t>C.</w:t>
      </w:r>
      <w:r>
        <w:rPr>
          <w:spacing w:val="1"/>
          <w:sz w:val="16"/>
        </w:rPr>
        <w:t xml:space="preserve"> </w:t>
      </w:r>
      <w:proofErr w:type="spellStart"/>
      <w:r>
        <w:rPr>
          <w:sz w:val="16"/>
        </w:rPr>
        <w:t>Zganjar</w:t>
      </w:r>
      <w:proofErr w:type="spellEnd"/>
      <w:r>
        <w:rPr>
          <w:sz w:val="16"/>
        </w:rPr>
        <w:t>,</w:t>
      </w:r>
      <w:r>
        <w:rPr>
          <w:spacing w:val="1"/>
          <w:sz w:val="16"/>
        </w:rPr>
        <w:t xml:space="preserve"> </w:t>
      </w:r>
      <w:r>
        <w:rPr>
          <w:sz w:val="16"/>
        </w:rPr>
        <w:t>A.</w:t>
      </w:r>
      <w:r>
        <w:rPr>
          <w:spacing w:val="1"/>
          <w:sz w:val="16"/>
        </w:rPr>
        <w:t xml:space="preserve"> </w:t>
      </w:r>
      <w:r>
        <w:rPr>
          <w:sz w:val="16"/>
        </w:rPr>
        <w:t>Blackman,</w:t>
      </w:r>
      <w:r>
        <w:rPr>
          <w:spacing w:val="2"/>
          <w:sz w:val="16"/>
        </w:rPr>
        <w:t xml:space="preserve"> </w:t>
      </w:r>
      <w:r>
        <w:rPr>
          <w:sz w:val="16"/>
        </w:rPr>
        <w:t>J. Campari,</w:t>
      </w:r>
      <w:r>
        <w:rPr>
          <w:spacing w:val="2"/>
          <w:sz w:val="16"/>
        </w:rPr>
        <w:t xml:space="preserve"> </w:t>
      </w:r>
      <w:r>
        <w:rPr>
          <w:sz w:val="16"/>
        </w:rPr>
        <w:t>R.</w:t>
      </w:r>
      <w:r>
        <w:rPr>
          <w:spacing w:val="1"/>
          <w:sz w:val="16"/>
        </w:rPr>
        <w:t xml:space="preserve"> </w:t>
      </w:r>
      <w:r>
        <w:rPr>
          <w:sz w:val="16"/>
        </w:rPr>
        <w:t>T. Conant,</w:t>
      </w:r>
      <w:r>
        <w:rPr>
          <w:spacing w:val="2"/>
          <w:sz w:val="16"/>
        </w:rPr>
        <w:t xml:space="preserve"> </w:t>
      </w:r>
      <w:r>
        <w:rPr>
          <w:sz w:val="16"/>
        </w:rPr>
        <w:t>C.</w:t>
      </w:r>
      <w:r>
        <w:rPr>
          <w:spacing w:val="1"/>
          <w:sz w:val="16"/>
        </w:rPr>
        <w:t xml:space="preserve"> </w:t>
      </w:r>
      <w:r>
        <w:rPr>
          <w:spacing w:val="-2"/>
          <w:sz w:val="16"/>
        </w:rPr>
        <w:t>Delgado,</w:t>
      </w:r>
      <w:r w:rsidR="006F7348">
        <w:rPr>
          <w:sz w:val="16"/>
        </w:rPr>
        <w:t xml:space="preserve"> </w:t>
      </w:r>
      <w:r>
        <w:rPr>
          <w:sz w:val="16"/>
        </w:rPr>
        <w:t>P.</w:t>
      </w:r>
      <w:r>
        <w:rPr>
          <w:spacing w:val="15"/>
          <w:sz w:val="16"/>
        </w:rPr>
        <w:t xml:space="preserve"> </w:t>
      </w:r>
      <w:r>
        <w:rPr>
          <w:sz w:val="16"/>
        </w:rPr>
        <w:t>Elias,</w:t>
      </w:r>
      <w:r>
        <w:rPr>
          <w:spacing w:val="19"/>
          <w:sz w:val="16"/>
        </w:rPr>
        <w:t xml:space="preserve"> </w:t>
      </w:r>
      <w:r>
        <w:rPr>
          <w:sz w:val="16"/>
        </w:rPr>
        <w:t>T.</w:t>
      </w:r>
      <w:r>
        <w:rPr>
          <w:spacing w:val="15"/>
          <w:sz w:val="16"/>
        </w:rPr>
        <w:t xml:space="preserve"> </w:t>
      </w:r>
      <w:proofErr w:type="spellStart"/>
      <w:r>
        <w:rPr>
          <w:sz w:val="16"/>
        </w:rPr>
        <w:t>Gopalakrishna</w:t>
      </w:r>
      <w:proofErr w:type="spellEnd"/>
      <w:r>
        <w:rPr>
          <w:sz w:val="16"/>
        </w:rPr>
        <w:t>,</w:t>
      </w:r>
      <w:r>
        <w:rPr>
          <w:spacing w:val="20"/>
          <w:sz w:val="16"/>
        </w:rPr>
        <w:t xml:space="preserve"> </w:t>
      </w:r>
      <w:r>
        <w:rPr>
          <w:sz w:val="16"/>
        </w:rPr>
        <w:t>M.</w:t>
      </w:r>
      <w:r>
        <w:rPr>
          <w:spacing w:val="15"/>
          <w:sz w:val="16"/>
        </w:rPr>
        <w:t xml:space="preserve"> </w:t>
      </w:r>
      <w:r>
        <w:rPr>
          <w:sz w:val="16"/>
        </w:rPr>
        <w:t>R.</w:t>
      </w:r>
      <w:r>
        <w:rPr>
          <w:spacing w:val="15"/>
          <w:sz w:val="16"/>
        </w:rPr>
        <w:t xml:space="preserve"> </w:t>
      </w:r>
      <w:proofErr w:type="spellStart"/>
      <w:r>
        <w:rPr>
          <w:sz w:val="16"/>
        </w:rPr>
        <w:t>Hamsik</w:t>
      </w:r>
      <w:proofErr w:type="spellEnd"/>
      <w:r>
        <w:rPr>
          <w:sz w:val="16"/>
        </w:rPr>
        <w:t>,</w:t>
      </w:r>
      <w:r>
        <w:rPr>
          <w:spacing w:val="20"/>
          <w:sz w:val="16"/>
        </w:rPr>
        <w:t xml:space="preserve"> </w:t>
      </w:r>
      <w:r>
        <w:rPr>
          <w:sz w:val="16"/>
        </w:rPr>
        <w:t>M.</w:t>
      </w:r>
      <w:r>
        <w:rPr>
          <w:spacing w:val="15"/>
          <w:sz w:val="16"/>
        </w:rPr>
        <w:t xml:space="preserve"> </w:t>
      </w:r>
      <w:r>
        <w:rPr>
          <w:sz w:val="16"/>
        </w:rPr>
        <w:t>Herrero,</w:t>
      </w:r>
      <w:r>
        <w:rPr>
          <w:spacing w:val="20"/>
          <w:sz w:val="16"/>
        </w:rPr>
        <w:t xml:space="preserve"> </w:t>
      </w:r>
      <w:r>
        <w:rPr>
          <w:sz w:val="16"/>
        </w:rPr>
        <w:t>J.</w:t>
      </w:r>
      <w:r>
        <w:rPr>
          <w:spacing w:val="15"/>
          <w:sz w:val="16"/>
        </w:rPr>
        <w:t xml:space="preserve"> </w:t>
      </w:r>
      <w:proofErr w:type="spellStart"/>
      <w:r>
        <w:rPr>
          <w:spacing w:val="-2"/>
          <w:sz w:val="16"/>
        </w:rPr>
        <w:t>Kiesecker</w:t>
      </w:r>
      <w:proofErr w:type="spellEnd"/>
      <w:r>
        <w:rPr>
          <w:spacing w:val="-2"/>
          <w:sz w:val="16"/>
        </w:rPr>
        <w:t>,</w:t>
      </w:r>
      <w:r w:rsidR="006F7348">
        <w:rPr>
          <w:sz w:val="16"/>
        </w:rPr>
        <w:t xml:space="preserve"> </w:t>
      </w:r>
      <w:r>
        <w:rPr>
          <w:sz w:val="16"/>
        </w:rPr>
        <w:t>E.</w:t>
      </w:r>
      <w:r>
        <w:rPr>
          <w:spacing w:val="16"/>
          <w:sz w:val="16"/>
        </w:rPr>
        <w:t xml:space="preserve"> </w:t>
      </w:r>
      <w:r>
        <w:rPr>
          <w:sz w:val="16"/>
        </w:rPr>
        <w:t>Landis,</w:t>
      </w:r>
      <w:r>
        <w:rPr>
          <w:spacing w:val="23"/>
          <w:sz w:val="16"/>
        </w:rPr>
        <w:t xml:space="preserve"> </w:t>
      </w:r>
      <w:r>
        <w:rPr>
          <w:sz w:val="16"/>
        </w:rPr>
        <w:t>L.</w:t>
      </w:r>
      <w:r>
        <w:rPr>
          <w:spacing w:val="16"/>
          <w:sz w:val="16"/>
        </w:rPr>
        <w:t xml:space="preserve"> </w:t>
      </w:r>
      <w:proofErr w:type="spellStart"/>
      <w:r>
        <w:rPr>
          <w:sz w:val="16"/>
        </w:rPr>
        <w:t>Laestadius</w:t>
      </w:r>
      <w:proofErr w:type="spellEnd"/>
      <w:r>
        <w:rPr>
          <w:sz w:val="16"/>
        </w:rPr>
        <w:t>,</w:t>
      </w:r>
      <w:r>
        <w:rPr>
          <w:spacing w:val="23"/>
          <w:sz w:val="16"/>
        </w:rPr>
        <w:t xml:space="preserve"> </w:t>
      </w:r>
      <w:r>
        <w:rPr>
          <w:sz w:val="16"/>
        </w:rPr>
        <w:t>S.</w:t>
      </w:r>
      <w:r>
        <w:rPr>
          <w:spacing w:val="17"/>
          <w:sz w:val="16"/>
        </w:rPr>
        <w:t xml:space="preserve"> </w:t>
      </w:r>
      <w:r>
        <w:rPr>
          <w:sz w:val="16"/>
        </w:rPr>
        <w:t>M.</w:t>
      </w:r>
      <w:r>
        <w:rPr>
          <w:spacing w:val="16"/>
          <w:sz w:val="16"/>
        </w:rPr>
        <w:t xml:space="preserve"> </w:t>
      </w:r>
      <w:r>
        <w:rPr>
          <w:sz w:val="16"/>
        </w:rPr>
        <w:t>Leavitt,</w:t>
      </w:r>
      <w:r>
        <w:rPr>
          <w:spacing w:val="23"/>
          <w:sz w:val="16"/>
        </w:rPr>
        <w:t xml:space="preserve"> </w:t>
      </w:r>
      <w:r>
        <w:rPr>
          <w:sz w:val="16"/>
        </w:rPr>
        <w:t>S.</w:t>
      </w:r>
      <w:r>
        <w:rPr>
          <w:spacing w:val="16"/>
          <w:sz w:val="16"/>
        </w:rPr>
        <w:t xml:space="preserve"> </w:t>
      </w:r>
      <w:proofErr w:type="spellStart"/>
      <w:r>
        <w:rPr>
          <w:sz w:val="16"/>
        </w:rPr>
        <w:t>Minnemeyer</w:t>
      </w:r>
      <w:proofErr w:type="spellEnd"/>
      <w:r>
        <w:rPr>
          <w:sz w:val="16"/>
        </w:rPr>
        <w:t>,</w:t>
      </w:r>
      <w:r>
        <w:rPr>
          <w:spacing w:val="23"/>
          <w:sz w:val="16"/>
        </w:rPr>
        <w:t xml:space="preserve"> </w:t>
      </w:r>
      <w:r>
        <w:rPr>
          <w:sz w:val="16"/>
        </w:rPr>
        <w:t>S.</w:t>
      </w:r>
      <w:r>
        <w:rPr>
          <w:spacing w:val="17"/>
          <w:sz w:val="16"/>
        </w:rPr>
        <w:t xml:space="preserve"> </w:t>
      </w:r>
      <w:r>
        <w:rPr>
          <w:spacing w:val="-2"/>
          <w:sz w:val="16"/>
        </w:rPr>
        <w:t>Polasky,</w:t>
      </w:r>
      <w:r w:rsidR="006F7348">
        <w:rPr>
          <w:sz w:val="16"/>
        </w:rPr>
        <w:t xml:space="preserve"> </w:t>
      </w:r>
      <w:r>
        <w:rPr>
          <w:sz w:val="16"/>
        </w:rPr>
        <w:t>P.</w:t>
      </w:r>
      <w:r>
        <w:rPr>
          <w:spacing w:val="7"/>
          <w:sz w:val="16"/>
        </w:rPr>
        <w:t xml:space="preserve"> </w:t>
      </w:r>
      <w:r>
        <w:rPr>
          <w:sz w:val="16"/>
        </w:rPr>
        <w:t>Potapov,</w:t>
      </w:r>
      <w:r>
        <w:rPr>
          <w:spacing w:val="11"/>
          <w:sz w:val="16"/>
        </w:rPr>
        <w:t xml:space="preserve"> </w:t>
      </w:r>
      <w:r>
        <w:rPr>
          <w:sz w:val="16"/>
        </w:rPr>
        <w:t>F.</w:t>
      </w:r>
      <w:r>
        <w:rPr>
          <w:spacing w:val="8"/>
          <w:sz w:val="16"/>
        </w:rPr>
        <w:t xml:space="preserve"> </w:t>
      </w:r>
      <w:r>
        <w:rPr>
          <w:sz w:val="16"/>
        </w:rPr>
        <w:t>E.</w:t>
      </w:r>
      <w:r>
        <w:rPr>
          <w:spacing w:val="7"/>
          <w:sz w:val="16"/>
        </w:rPr>
        <w:t xml:space="preserve"> </w:t>
      </w:r>
      <w:r>
        <w:rPr>
          <w:sz w:val="16"/>
        </w:rPr>
        <w:t>Putz,</w:t>
      </w:r>
      <w:r>
        <w:rPr>
          <w:spacing w:val="11"/>
          <w:sz w:val="16"/>
        </w:rPr>
        <w:t xml:space="preserve"> </w:t>
      </w:r>
      <w:r>
        <w:rPr>
          <w:sz w:val="16"/>
        </w:rPr>
        <w:t>J.</w:t>
      </w:r>
      <w:r>
        <w:rPr>
          <w:spacing w:val="8"/>
          <w:sz w:val="16"/>
        </w:rPr>
        <w:t xml:space="preserve"> </w:t>
      </w:r>
      <w:proofErr w:type="spellStart"/>
      <w:r>
        <w:rPr>
          <w:sz w:val="16"/>
        </w:rPr>
        <w:t>Sanderman</w:t>
      </w:r>
      <w:proofErr w:type="spellEnd"/>
      <w:r>
        <w:rPr>
          <w:sz w:val="16"/>
        </w:rPr>
        <w:t>,</w:t>
      </w:r>
      <w:r>
        <w:rPr>
          <w:spacing w:val="11"/>
          <w:sz w:val="16"/>
        </w:rPr>
        <w:t xml:space="preserve"> </w:t>
      </w:r>
      <w:r>
        <w:rPr>
          <w:sz w:val="16"/>
        </w:rPr>
        <w:t>M.</w:t>
      </w:r>
      <w:r>
        <w:rPr>
          <w:spacing w:val="7"/>
          <w:sz w:val="16"/>
        </w:rPr>
        <w:t xml:space="preserve"> </w:t>
      </w:r>
      <w:r>
        <w:rPr>
          <w:sz w:val="16"/>
        </w:rPr>
        <w:t>Silvius,</w:t>
      </w:r>
      <w:r>
        <w:rPr>
          <w:spacing w:val="11"/>
          <w:sz w:val="16"/>
        </w:rPr>
        <w:t xml:space="preserve"> </w:t>
      </w:r>
      <w:r>
        <w:rPr>
          <w:sz w:val="16"/>
        </w:rPr>
        <w:t>E.</w:t>
      </w:r>
      <w:r>
        <w:rPr>
          <w:spacing w:val="8"/>
          <w:sz w:val="16"/>
        </w:rPr>
        <w:t xml:space="preserve"> </w:t>
      </w:r>
      <w:proofErr w:type="spellStart"/>
      <w:r>
        <w:rPr>
          <w:sz w:val="16"/>
        </w:rPr>
        <w:t>Wollenberg</w:t>
      </w:r>
      <w:proofErr w:type="spellEnd"/>
      <w:r>
        <w:rPr>
          <w:sz w:val="16"/>
        </w:rPr>
        <w:t>,</w:t>
      </w:r>
      <w:r>
        <w:rPr>
          <w:spacing w:val="11"/>
          <w:sz w:val="16"/>
        </w:rPr>
        <w:t xml:space="preserve"> </w:t>
      </w:r>
      <w:r>
        <w:rPr>
          <w:spacing w:val="-5"/>
          <w:sz w:val="16"/>
        </w:rPr>
        <w:t>and</w:t>
      </w:r>
      <w:r w:rsidR="006F7348">
        <w:rPr>
          <w:sz w:val="16"/>
        </w:rPr>
        <w:t xml:space="preserve"> </w:t>
      </w:r>
      <w:r>
        <w:rPr>
          <w:sz w:val="16"/>
        </w:rPr>
        <w:t xml:space="preserve">J. </w:t>
      </w:r>
      <w:proofErr w:type="spellStart"/>
      <w:r>
        <w:rPr>
          <w:sz w:val="16"/>
        </w:rPr>
        <w:t>Fargione</w:t>
      </w:r>
      <w:proofErr w:type="spellEnd"/>
      <w:r>
        <w:rPr>
          <w:sz w:val="16"/>
        </w:rPr>
        <w:t>.</w:t>
      </w:r>
      <w:r>
        <w:rPr>
          <w:spacing w:val="40"/>
          <w:sz w:val="16"/>
        </w:rPr>
        <w:t xml:space="preserve"> </w:t>
      </w:r>
      <w:r>
        <w:rPr>
          <w:sz w:val="16"/>
        </w:rPr>
        <w:t>Natural climate solutions.</w:t>
      </w:r>
      <w:r>
        <w:rPr>
          <w:spacing w:val="40"/>
          <w:sz w:val="16"/>
        </w:rPr>
        <w:t xml:space="preserve"> </w:t>
      </w:r>
      <w:r>
        <w:rPr>
          <w:i/>
          <w:sz w:val="16"/>
        </w:rPr>
        <w:t>Proceedings of the National</w:t>
      </w:r>
      <w:r>
        <w:rPr>
          <w:i/>
          <w:spacing w:val="40"/>
          <w:sz w:val="16"/>
        </w:rPr>
        <w:t xml:space="preserve"> </w:t>
      </w:r>
      <w:r>
        <w:rPr>
          <w:i/>
          <w:sz w:val="16"/>
        </w:rPr>
        <w:t>Academy of Sciences of the United States of America</w:t>
      </w:r>
      <w:r>
        <w:rPr>
          <w:sz w:val="16"/>
        </w:rPr>
        <w:t>, 114(44):11645–</w:t>
      </w:r>
      <w:r>
        <w:rPr>
          <w:spacing w:val="40"/>
          <w:sz w:val="16"/>
        </w:rPr>
        <w:t xml:space="preserve"> </w:t>
      </w:r>
      <w:r>
        <w:rPr>
          <w:sz w:val="16"/>
        </w:rPr>
        <w:t>11650,</w:t>
      </w:r>
      <w:r>
        <w:rPr>
          <w:spacing w:val="45"/>
          <w:sz w:val="16"/>
        </w:rPr>
        <w:t xml:space="preserve"> </w:t>
      </w:r>
      <w:r>
        <w:rPr>
          <w:sz w:val="16"/>
        </w:rPr>
        <w:t>2017</w:t>
      </w:r>
    </w:p>
    <w:p w14:paraId="38098B9B" w14:textId="77777777" w:rsidR="00982EA8" w:rsidRDefault="00000000">
      <w:pPr>
        <w:spacing w:before="9" w:line="196" w:lineRule="auto"/>
        <w:ind w:left="305" w:right="244" w:hanging="200"/>
        <w:jc w:val="both"/>
        <w:rPr>
          <w:sz w:val="16"/>
        </w:rPr>
      </w:pPr>
      <w:r>
        <w:rPr>
          <w:sz w:val="16"/>
        </w:rPr>
        <w:t>L. Guo and R. Gifford.</w:t>
      </w:r>
      <w:r>
        <w:rPr>
          <w:spacing w:val="40"/>
          <w:sz w:val="16"/>
        </w:rPr>
        <w:t xml:space="preserve"> </w:t>
      </w:r>
      <w:r>
        <w:rPr>
          <w:sz w:val="16"/>
        </w:rPr>
        <w:t>Soil carbon stocks and land use change:</w:t>
      </w:r>
      <w:r>
        <w:rPr>
          <w:spacing w:val="33"/>
          <w:sz w:val="16"/>
        </w:rPr>
        <w:t xml:space="preserve"> </w:t>
      </w:r>
      <w:r>
        <w:rPr>
          <w:sz w:val="16"/>
        </w:rPr>
        <w:t xml:space="preserve">a </w:t>
      </w:r>
      <w:proofErr w:type="spellStart"/>
      <w:r>
        <w:rPr>
          <w:sz w:val="16"/>
        </w:rPr>
        <w:t>meta</w:t>
      </w:r>
      <w:r>
        <w:rPr>
          <w:spacing w:val="40"/>
          <w:sz w:val="16"/>
        </w:rPr>
        <w:t xml:space="preserve"> </w:t>
      </w:r>
      <w:r>
        <w:rPr>
          <w:sz w:val="16"/>
        </w:rPr>
        <w:t>analysis</w:t>
      </w:r>
      <w:proofErr w:type="spellEnd"/>
      <w:r>
        <w:rPr>
          <w:sz w:val="16"/>
        </w:rPr>
        <w:t>.</w:t>
      </w:r>
      <w:r>
        <w:rPr>
          <w:spacing w:val="40"/>
          <w:sz w:val="16"/>
        </w:rPr>
        <w:t xml:space="preserve"> </w:t>
      </w:r>
      <w:r>
        <w:rPr>
          <w:i/>
          <w:sz w:val="16"/>
        </w:rPr>
        <w:t>Global Change Biology</w:t>
      </w:r>
      <w:r>
        <w:rPr>
          <w:sz w:val="16"/>
        </w:rPr>
        <w:t>, 8:345–360, 2002.</w:t>
      </w:r>
    </w:p>
    <w:p w14:paraId="51894328" w14:textId="77777777" w:rsidR="00982EA8" w:rsidRDefault="00000000">
      <w:pPr>
        <w:spacing w:before="125" w:line="196" w:lineRule="auto"/>
        <w:ind w:left="305" w:right="38" w:hanging="200"/>
        <w:jc w:val="both"/>
        <w:rPr>
          <w:sz w:val="16"/>
        </w:rPr>
      </w:pPr>
      <w:bookmarkStart w:id="96" w:name="_bookmark22"/>
      <w:bookmarkEnd w:id="96"/>
      <w:r>
        <w:rPr>
          <w:sz w:val="16"/>
        </w:rPr>
        <w:t>M.</w:t>
      </w:r>
      <w:r>
        <w:rPr>
          <w:spacing w:val="-7"/>
          <w:sz w:val="16"/>
        </w:rPr>
        <w:t xml:space="preserve"> </w:t>
      </w:r>
      <w:r>
        <w:rPr>
          <w:sz w:val="16"/>
        </w:rPr>
        <w:t>E.</w:t>
      </w:r>
      <w:r>
        <w:rPr>
          <w:spacing w:val="-8"/>
          <w:sz w:val="16"/>
        </w:rPr>
        <w:t xml:space="preserve"> </w:t>
      </w:r>
      <w:r>
        <w:rPr>
          <w:sz w:val="16"/>
        </w:rPr>
        <w:t>Harmon. Addressing</w:t>
      </w:r>
      <w:r>
        <w:rPr>
          <w:spacing w:val="-8"/>
          <w:sz w:val="16"/>
        </w:rPr>
        <w:t xml:space="preserve"> </w:t>
      </w:r>
      <w:r>
        <w:rPr>
          <w:sz w:val="16"/>
        </w:rPr>
        <w:t>the</w:t>
      </w:r>
      <w:r>
        <w:rPr>
          <w:spacing w:val="-7"/>
          <w:sz w:val="16"/>
        </w:rPr>
        <w:t xml:space="preserve"> </w:t>
      </w:r>
      <w:r>
        <w:rPr>
          <w:sz w:val="16"/>
        </w:rPr>
        <w:t>Scale</w:t>
      </w:r>
      <w:r>
        <w:rPr>
          <w:spacing w:val="-7"/>
          <w:sz w:val="16"/>
        </w:rPr>
        <w:t xml:space="preserve"> </w:t>
      </w:r>
      <w:r>
        <w:rPr>
          <w:sz w:val="16"/>
        </w:rPr>
        <w:t xml:space="preserve">Question. </w:t>
      </w:r>
      <w:r>
        <w:rPr>
          <w:i/>
          <w:sz w:val="16"/>
        </w:rPr>
        <w:t>Journal</w:t>
      </w:r>
      <w:r>
        <w:rPr>
          <w:i/>
          <w:spacing w:val="-7"/>
          <w:sz w:val="16"/>
        </w:rPr>
        <w:t xml:space="preserve"> </w:t>
      </w:r>
      <w:r>
        <w:rPr>
          <w:i/>
          <w:sz w:val="16"/>
        </w:rPr>
        <w:t>of</w:t>
      </w:r>
      <w:r>
        <w:rPr>
          <w:i/>
          <w:spacing w:val="-8"/>
          <w:sz w:val="16"/>
        </w:rPr>
        <w:t xml:space="preserve"> </w:t>
      </w:r>
      <w:r>
        <w:rPr>
          <w:i/>
          <w:sz w:val="16"/>
        </w:rPr>
        <w:t>Forestry</w:t>
      </w:r>
      <w:r>
        <w:rPr>
          <w:sz w:val="16"/>
        </w:rPr>
        <w:t>,</w:t>
      </w:r>
      <w:r>
        <w:rPr>
          <w:spacing w:val="-7"/>
          <w:sz w:val="16"/>
        </w:rPr>
        <w:t xml:space="preserve"> </w:t>
      </w:r>
      <w:bookmarkStart w:id="97" w:name="_bookmark20"/>
      <w:bookmarkEnd w:id="97"/>
      <w:r>
        <w:rPr>
          <w:sz w:val="16"/>
        </w:rPr>
        <w:t>pages</w:t>
      </w:r>
      <w:r>
        <w:rPr>
          <w:spacing w:val="40"/>
          <w:sz w:val="16"/>
        </w:rPr>
        <w:t xml:space="preserve"> </w:t>
      </w:r>
      <w:bookmarkStart w:id="98" w:name="_bookmark21"/>
      <w:bookmarkEnd w:id="98"/>
      <w:r>
        <w:rPr>
          <w:sz w:val="16"/>
        </w:rPr>
        <w:t>24–29, 2001.</w:t>
      </w:r>
      <w:r>
        <w:rPr>
          <w:spacing w:val="40"/>
          <w:sz w:val="16"/>
        </w:rPr>
        <w:t xml:space="preserve"> </w:t>
      </w:r>
      <w:r>
        <w:rPr>
          <w:sz w:val="16"/>
        </w:rPr>
        <w:t>ISSN 00221201.</w:t>
      </w:r>
    </w:p>
    <w:p w14:paraId="19E23B5D" w14:textId="77777777" w:rsidR="00982EA8" w:rsidRDefault="00000000">
      <w:pPr>
        <w:spacing w:before="2" w:line="196" w:lineRule="auto"/>
        <w:ind w:left="305" w:right="38" w:hanging="200"/>
        <w:jc w:val="both"/>
        <w:rPr>
          <w:sz w:val="16"/>
        </w:rPr>
      </w:pPr>
      <w:r>
        <w:rPr>
          <w:sz w:val="16"/>
        </w:rPr>
        <w:t>J.</w:t>
      </w:r>
      <w:r>
        <w:rPr>
          <w:spacing w:val="26"/>
          <w:sz w:val="16"/>
        </w:rPr>
        <w:t xml:space="preserve"> </w:t>
      </w:r>
      <w:proofErr w:type="spellStart"/>
      <w:r>
        <w:rPr>
          <w:sz w:val="16"/>
        </w:rPr>
        <w:t>Hassink</w:t>
      </w:r>
      <w:proofErr w:type="spellEnd"/>
      <w:r>
        <w:rPr>
          <w:spacing w:val="26"/>
          <w:sz w:val="16"/>
        </w:rPr>
        <w:t xml:space="preserve"> </w:t>
      </w:r>
      <w:r>
        <w:rPr>
          <w:sz w:val="16"/>
        </w:rPr>
        <w:t>and</w:t>
      </w:r>
      <w:r>
        <w:rPr>
          <w:spacing w:val="26"/>
          <w:sz w:val="16"/>
        </w:rPr>
        <w:t xml:space="preserve"> </w:t>
      </w:r>
      <w:r>
        <w:rPr>
          <w:sz w:val="16"/>
        </w:rPr>
        <w:t>A.</w:t>
      </w:r>
      <w:r>
        <w:rPr>
          <w:spacing w:val="26"/>
          <w:sz w:val="16"/>
        </w:rPr>
        <w:t xml:space="preserve"> </w:t>
      </w:r>
      <w:r>
        <w:rPr>
          <w:sz w:val="16"/>
        </w:rPr>
        <w:t>P.</w:t>
      </w:r>
      <w:r>
        <w:rPr>
          <w:spacing w:val="26"/>
          <w:sz w:val="16"/>
        </w:rPr>
        <w:t xml:space="preserve"> </w:t>
      </w:r>
      <w:r>
        <w:rPr>
          <w:sz w:val="16"/>
        </w:rPr>
        <w:t>Whitmore.</w:t>
      </w:r>
      <w:r>
        <w:rPr>
          <w:spacing w:val="80"/>
          <w:w w:val="150"/>
          <w:sz w:val="16"/>
        </w:rPr>
        <w:t xml:space="preserve"> </w:t>
      </w:r>
      <w:r>
        <w:rPr>
          <w:sz w:val="16"/>
        </w:rPr>
        <w:t>A</w:t>
      </w:r>
      <w:r>
        <w:rPr>
          <w:spacing w:val="26"/>
          <w:sz w:val="16"/>
        </w:rPr>
        <w:t xml:space="preserve"> </w:t>
      </w:r>
      <w:r>
        <w:rPr>
          <w:sz w:val="16"/>
        </w:rPr>
        <w:t>Model</w:t>
      </w:r>
      <w:r>
        <w:rPr>
          <w:spacing w:val="26"/>
          <w:sz w:val="16"/>
        </w:rPr>
        <w:t xml:space="preserve"> </w:t>
      </w:r>
      <w:r>
        <w:rPr>
          <w:sz w:val="16"/>
        </w:rPr>
        <w:t>of</w:t>
      </w:r>
      <w:r>
        <w:rPr>
          <w:spacing w:val="26"/>
          <w:sz w:val="16"/>
        </w:rPr>
        <w:t xml:space="preserve"> </w:t>
      </w:r>
      <w:r>
        <w:rPr>
          <w:sz w:val="16"/>
        </w:rPr>
        <w:t>the</w:t>
      </w:r>
      <w:r>
        <w:rPr>
          <w:spacing w:val="26"/>
          <w:sz w:val="16"/>
        </w:rPr>
        <w:t xml:space="preserve"> </w:t>
      </w:r>
      <w:r>
        <w:rPr>
          <w:sz w:val="16"/>
        </w:rPr>
        <w:t>Physical</w:t>
      </w:r>
      <w:r>
        <w:rPr>
          <w:spacing w:val="26"/>
          <w:sz w:val="16"/>
        </w:rPr>
        <w:t xml:space="preserve"> </w:t>
      </w:r>
      <w:r>
        <w:rPr>
          <w:sz w:val="16"/>
        </w:rPr>
        <w:t>Protection</w:t>
      </w:r>
      <w:r>
        <w:rPr>
          <w:spacing w:val="40"/>
          <w:sz w:val="16"/>
        </w:rPr>
        <w:t xml:space="preserve"> </w:t>
      </w:r>
      <w:r>
        <w:rPr>
          <w:sz w:val="16"/>
        </w:rPr>
        <w:t>of Organic Matter in Soils.</w:t>
      </w:r>
      <w:r>
        <w:rPr>
          <w:spacing w:val="80"/>
          <w:sz w:val="16"/>
        </w:rPr>
        <w:t xml:space="preserve"> </w:t>
      </w:r>
      <w:r>
        <w:rPr>
          <w:i/>
          <w:sz w:val="16"/>
        </w:rPr>
        <w:t xml:space="preserve">Soil Science Society of America </w:t>
      </w:r>
      <w:bookmarkStart w:id="99" w:name="_bookmark23"/>
      <w:bookmarkEnd w:id="99"/>
      <w:r>
        <w:rPr>
          <w:i/>
          <w:sz w:val="16"/>
        </w:rPr>
        <w:t>Jour-</w:t>
      </w:r>
      <w:r>
        <w:rPr>
          <w:i/>
          <w:spacing w:val="80"/>
          <w:sz w:val="16"/>
        </w:rPr>
        <w:t xml:space="preserve"> </w:t>
      </w:r>
      <w:proofErr w:type="spellStart"/>
      <w:r>
        <w:rPr>
          <w:i/>
          <w:sz w:val="16"/>
        </w:rPr>
        <w:t>nal</w:t>
      </w:r>
      <w:proofErr w:type="spellEnd"/>
      <w:r>
        <w:rPr>
          <w:sz w:val="16"/>
        </w:rPr>
        <w:t>,</w:t>
      </w:r>
      <w:r>
        <w:rPr>
          <w:spacing w:val="40"/>
          <w:sz w:val="16"/>
        </w:rPr>
        <w:t xml:space="preserve"> </w:t>
      </w:r>
      <w:r>
        <w:rPr>
          <w:sz w:val="16"/>
        </w:rPr>
        <w:t>61(1):131,</w:t>
      </w:r>
      <w:r>
        <w:rPr>
          <w:spacing w:val="40"/>
          <w:sz w:val="16"/>
        </w:rPr>
        <w:t xml:space="preserve"> </w:t>
      </w:r>
      <w:r>
        <w:rPr>
          <w:sz w:val="16"/>
        </w:rPr>
        <w:t>1997.</w:t>
      </w:r>
      <w:r>
        <w:rPr>
          <w:spacing w:val="48"/>
          <w:sz w:val="16"/>
        </w:rPr>
        <w:t xml:space="preserve">  </w:t>
      </w:r>
      <w:r>
        <w:rPr>
          <w:sz w:val="16"/>
        </w:rPr>
        <w:t>ISSN</w:t>
      </w:r>
      <w:r>
        <w:rPr>
          <w:spacing w:val="31"/>
          <w:sz w:val="16"/>
        </w:rPr>
        <w:t xml:space="preserve"> </w:t>
      </w:r>
      <w:r>
        <w:rPr>
          <w:sz w:val="16"/>
        </w:rPr>
        <w:t>0361-5995.</w:t>
      </w:r>
      <w:r>
        <w:rPr>
          <w:spacing w:val="48"/>
          <w:sz w:val="16"/>
        </w:rPr>
        <w:t xml:space="preserve">  </w:t>
      </w:r>
      <w:proofErr w:type="spellStart"/>
      <w:r>
        <w:rPr>
          <w:sz w:val="16"/>
        </w:rPr>
        <w:t>doi</w:t>
      </w:r>
      <w:proofErr w:type="spellEnd"/>
      <w:r>
        <w:rPr>
          <w:sz w:val="16"/>
        </w:rPr>
        <w:t>:</w:t>
      </w:r>
      <w:r>
        <w:rPr>
          <w:spacing w:val="78"/>
          <w:sz w:val="16"/>
        </w:rPr>
        <w:t xml:space="preserve"> </w:t>
      </w:r>
      <w:r>
        <w:rPr>
          <w:spacing w:val="-2"/>
          <w:sz w:val="16"/>
        </w:rPr>
        <w:t>10.2136/sssaj1997.</w:t>
      </w:r>
    </w:p>
    <w:p w14:paraId="170C0C7F" w14:textId="77777777" w:rsidR="00982EA8" w:rsidRDefault="00000000">
      <w:pPr>
        <w:spacing w:before="3" w:line="196" w:lineRule="auto"/>
        <w:ind w:left="305"/>
        <w:rPr>
          <w:sz w:val="16"/>
        </w:rPr>
      </w:pPr>
      <w:r>
        <w:rPr>
          <w:w w:val="110"/>
          <w:sz w:val="16"/>
        </w:rPr>
        <w:t>03615995006100010020x.</w:t>
      </w:r>
      <w:r>
        <w:rPr>
          <w:spacing w:val="34"/>
          <w:w w:val="110"/>
          <w:sz w:val="16"/>
        </w:rPr>
        <w:t xml:space="preserve"> </w:t>
      </w:r>
      <w:r>
        <w:rPr>
          <w:w w:val="110"/>
          <w:sz w:val="16"/>
        </w:rPr>
        <w:t>URL</w:t>
      </w:r>
      <w:r>
        <w:rPr>
          <w:spacing w:val="-3"/>
          <w:w w:val="110"/>
          <w:sz w:val="16"/>
        </w:rPr>
        <w:t xml:space="preserve"> </w:t>
      </w:r>
      <w:hyperlink r:id="rId28">
        <w:r>
          <w:rPr>
            <w:rFonts w:ascii="Arial"/>
            <w:color w:val="2F4F4F"/>
            <w:w w:val="110"/>
            <w:sz w:val="13"/>
          </w:rPr>
          <w:t>https://www.soils.org/publications/</w:t>
        </w:r>
      </w:hyperlink>
      <w:r>
        <w:rPr>
          <w:rFonts w:ascii="Arial"/>
          <w:color w:val="2F4F4F"/>
          <w:w w:val="121"/>
          <w:sz w:val="13"/>
        </w:rPr>
        <w:t xml:space="preserve"> </w:t>
      </w:r>
      <w:bookmarkStart w:id="100" w:name="_bookmark24"/>
      <w:bookmarkEnd w:id="100"/>
      <w:r>
        <w:fldChar w:fldCharType="begin"/>
      </w:r>
      <w:r>
        <w:instrText>HYPERLINK "https://www.soils.org/publications/sssaj/abstracts/61/1/SS0610010131" \h</w:instrText>
      </w:r>
      <w:r>
        <w:fldChar w:fldCharType="separate"/>
      </w:r>
      <w:proofErr w:type="spellStart"/>
      <w:r>
        <w:rPr>
          <w:rFonts w:ascii="Arial"/>
          <w:color w:val="2F4F4F"/>
          <w:spacing w:val="-2"/>
          <w:w w:val="110"/>
          <w:sz w:val="13"/>
        </w:rPr>
        <w:t>sssaj</w:t>
      </w:r>
      <w:proofErr w:type="spellEnd"/>
      <w:r>
        <w:rPr>
          <w:rFonts w:ascii="Arial"/>
          <w:color w:val="2F4F4F"/>
          <w:spacing w:val="-2"/>
          <w:w w:val="110"/>
          <w:sz w:val="13"/>
        </w:rPr>
        <w:t>/abstracts/61/1/SS0610010131</w:t>
      </w:r>
      <w:r>
        <w:rPr>
          <w:rFonts w:ascii="Arial"/>
          <w:color w:val="2F4F4F"/>
          <w:spacing w:val="-2"/>
          <w:w w:val="110"/>
          <w:sz w:val="13"/>
        </w:rPr>
        <w:fldChar w:fldCharType="end"/>
      </w:r>
      <w:r>
        <w:rPr>
          <w:spacing w:val="-2"/>
          <w:w w:val="110"/>
          <w:sz w:val="16"/>
        </w:rPr>
        <w:t>.</w:t>
      </w:r>
    </w:p>
    <w:p w14:paraId="44480FF8" w14:textId="77777777" w:rsidR="00982EA8" w:rsidRDefault="00000000">
      <w:pPr>
        <w:spacing w:before="3" w:line="196" w:lineRule="auto"/>
        <w:ind w:left="305" w:right="38" w:hanging="200"/>
        <w:jc w:val="both"/>
        <w:rPr>
          <w:sz w:val="16"/>
        </w:rPr>
      </w:pPr>
      <w:r>
        <w:rPr>
          <w:sz w:val="16"/>
        </w:rPr>
        <w:t xml:space="preserve">R. B. Jackson, J. L. Banner, E. G. </w:t>
      </w:r>
      <w:proofErr w:type="spellStart"/>
      <w:r>
        <w:rPr>
          <w:sz w:val="16"/>
        </w:rPr>
        <w:t>Jobbágy</w:t>
      </w:r>
      <w:proofErr w:type="spellEnd"/>
      <w:r>
        <w:rPr>
          <w:sz w:val="16"/>
        </w:rPr>
        <w:t xml:space="preserve">, W. T. </w:t>
      </w:r>
      <w:proofErr w:type="spellStart"/>
      <w:r>
        <w:rPr>
          <w:sz w:val="16"/>
        </w:rPr>
        <w:t>Pockman</w:t>
      </w:r>
      <w:proofErr w:type="spellEnd"/>
      <w:r>
        <w:rPr>
          <w:sz w:val="16"/>
        </w:rPr>
        <w:t xml:space="preserve">, and D. </w:t>
      </w:r>
      <w:bookmarkStart w:id="101" w:name="_bookmark25"/>
      <w:bookmarkEnd w:id="101"/>
      <w:r>
        <w:rPr>
          <w:sz w:val="16"/>
        </w:rPr>
        <w:t>H.</w:t>
      </w:r>
      <w:r>
        <w:rPr>
          <w:spacing w:val="40"/>
          <w:sz w:val="16"/>
        </w:rPr>
        <w:t xml:space="preserve"> </w:t>
      </w:r>
      <w:r>
        <w:rPr>
          <w:sz w:val="16"/>
        </w:rPr>
        <w:t>Wall.</w:t>
      </w:r>
      <w:r>
        <w:rPr>
          <w:spacing w:val="23"/>
          <w:sz w:val="16"/>
        </w:rPr>
        <w:t xml:space="preserve"> </w:t>
      </w:r>
      <w:r>
        <w:rPr>
          <w:sz w:val="16"/>
        </w:rPr>
        <w:t>Ecosystem</w:t>
      </w:r>
      <w:r>
        <w:rPr>
          <w:spacing w:val="-3"/>
          <w:sz w:val="16"/>
        </w:rPr>
        <w:t xml:space="preserve"> </w:t>
      </w:r>
      <w:r>
        <w:rPr>
          <w:sz w:val="16"/>
        </w:rPr>
        <w:t>carbon</w:t>
      </w:r>
      <w:r>
        <w:rPr>
          <w:spacing w:val="-3"/>
          <w:sz w:val="16"/>
        </w:rPr>
        <w:t xml:space="preserve"> </w:t>
      </w:r>
      <w:r>
        <w:rPr>
          <w:sz w:val="16"/>
        </w:rPr>
        <w:t>loss</w:t>
      </w:r>
      <w:r>
        <w:rPr>
          <w:spacing w:val="-3"/>
          <w:sz w:val="16"/>
        </w:rPr>
        <w:t xml:space="preserve"> </w:t>
      </w:r>
      <w:r>
        <w:rPr>
          <w:sz w:val="16"/>
        </w:rPr>
        <w:t>with</w:t>
      </w:r>
      <w:r>
        <w:rPr>
          <w:spacing w:val="-3"/>
          <w:sz w:val="16"/>
        </w:rPr>
        <w:t xml:space="preserve"> </w:t>
      </w:r>
      <w:r>
        <w:rPr>
          <w:sz w:val="16"/>
        </w:rPr>
        <w:t>woody</w:t>
      </w:r>
      <w:r>
        <w:rPr>
          <w:spacing w:val="-3"/>
          <w:sz w:val="16"/>
        </w:rPr>
        <w:t xml:space="preserve"> </w:t>
      </w:r>
      <w:r>
        <w:rPr>
          <w:sz w:val="16"/>
        </w:rPr>
        <w:t>plant</w:t>
      </w:r>
      <w:r>
        <w:rPr>
          <w:spacing w:val="-3"/>
          <w:sz w:val="16"/>
        </w:rPr>
        <w:t xml:space="preserve"> </w:t>
      </w:r>
      <w:r>
        <w:rPr>
          <w:sz w:val="16"/>
        </w:rPr>
        <w:t>invasion</w:t>
      </w:r>
      <w:r>
        <w:rPr>
          <w:spacing w:val="-3"/>
          <w:sz w:val="16"/>
        </w:rPr>
        <w:t xml:space="preserve"> </w:t>
      </w:r>
      <w:r>
        <w:rPr>
          <w:sz w:val="16"/>
        </w:rPr>
        <w:t>of</w:t>
      </w:r>
      <w:r>
        <w:rPr>
          <w:spacing w:val="-3"/>
          <w:sz w:val="16"/>
        </w:rPr>
        <w:t xml:space="preserve"> </w:t>
      </w:r>
      <w:r>
        <w:rPr>
          <w:sz w:val="16"/>
        </w:rPr>
        <w:t>grasslands.</w:t>
      </w:r>
      <w:r>
        <w:rPr>
          <w:spacing w:val="40"/>
          <w:sz w:val="16"/>
        </w:rPr>
        <w:t xml:space="preserve"> </w:t>
      </w:r>
      <w:r>
        <w:rPr>
          <w:i/>
          <w:sz w:val="16"/>
        </w:rPr>
        <w:t>Nature</w:t>
      </w:r>
      <w:r>
        <w:rPr>
          <w:sz w:val="16"/>
        </w:rPr>
        <w:t>,</w:t>
      </w:r>
      <w:r>
        <w:rPr>
          <w:spacing w:val="16"/>
          <w:sz w:val="16"/>
        </w:rPr>
        <w:t xml:space="preserve"> </w:t>
      </w:r>
      <w:r>
        <w:rPr>
          <w:sz w:val="16"/>
        </w:rPr>
        <w:t>418(6898):623–626,</w:t>
      </w:r>
      <w:r>
        <w:rPr>
          <w:spacing w:val="17"/>
          <w:sz w:val="16"/>
        </w:rPr>
        <w:t xml:space="preserve"> </w:t>
      </w:r>
      <w:r>
        <w:rPr>
          <w:sz w:val="16"/>
        </w:rPr>
        <w:t>2002.</w:t>
      </w:r>
      <w:r>
        <w:rPr>
          <w:spacing w:val="73"/>
          <w:sz w:val="16"/>
        </w:rPr>
        <w:t xml:space="preserve"> </w:t>
      </w:r>
      <w:r>
        <w:rPr>
          <w:sz w:val="16"/>
        </w:rPr>
        <w:t>ISSN</w:t>
      </w:r>
      <w:r>
        <w:rPr>
          <w:spacing w:val="13"/>
          <w:sz w:val="16"/>
        </w:rPr>
        <w:t xml:space="preserve"> </w:t>
      </w:r>
      <w:r>
        <w:rPr>
          <w:sz w:val="16"/>
        </w:rPr>
        <w:t>1476-4687.</w:t>
      </w:r>
      <w:r>
        <w:rPr>
          <w:spacing w:val="73"/>
          <w:sz w:val="16"/>
        </w:rPr>
        <w:t xml:space="preserve"> </w:t>
      </w:r>
      <w:proofErr w:type="spellStart"/>
      <w:r>
        <w:rPr>
          <w:sz w:val="16"/>
        </w:rPr>
        <w:t>doi</w:t>
      </w:r>
      <w:proofErr w:type="spellEnd"/>
      <w:r>
        <w:rPr>
          <w:sz w:val="16"/>
        </w:rPr>
        <w:t>:</w:t>
      </w:r>
      <w:r>
        <w:rPr>
          <w:spacing w:val="42"/>
          <w:sz w:val="16"/>
        </w:rPr>
        <w:t xml:space="preserve"> </w:t>
      </w:r>
      <w:r>
        <w:rPr>
          <w:spacing w:val="-2"/>
          <w:sz w:val="16"/>
        </w:rPr>
        <w:t>10.1038/</w:t>
      </w:r>
    </w:p>
    <w:p w14:paraId="1B9980E7" w14:textId="77777777" w:rsidR="00982EA8" w:rsidRDefault="00000000">
      <w:pPr>
        <w:spacing w:line="193" w:lineRule="exact"/>
        <w:ind w:left="305"/>
        <w:rPr>
          <w:sz w:val="16"/>
        </w:rPr>
      </w:pPr>
      <w:bookmarkStart w:id="102" w:name="_bookmark26"/>
      <w:bookmarkEnd w:id="102"/>
      <w:r>
        <w:rPr>
          <w:sz w:val="16"/>
        </w:rPr>
        <w:t>nature00910.</w:t>
      </w:r>
      <w:r>
        <w:rPr>
          <w:spacing w:val="41"/>
          <w:sz w:val="16"/>
        </w:rPr>
        <w:t xml:space="preserve">  </w:t>
      </w:r>
      <w:r>
        <w:rPr>
          <w:sz w:val="16"/>
        </w:rPr>
        <w:t>URL</w:t>
      </w:r>
      <w:r>
        <w:rPr>
          <w:spacing w:val="71"/>
          <w:sz w:val="16"/>
        </w:rPr>
        <w:t xml:space="preserve"> </w:t>
      </w:r>
      <w:hyperlink r:id="rId29">
        <w:r>
          <w:rPr>
            <w:rFonts w:ascii="Arial"/>
            <w:color w:val="2F4F4F"/>
            <w:spacing w:val="-2"/>
            <w:sz w:val="13"/>
          </w:rPr>
          <w:t>https://doi.org/10.1038/nature00910</w:t>
        </w:r>
      </w:hyperlink>
      <w:r>
        <w:rPr>
          <w:spacing w:val="-2"/>
          <w:sz w:val="16"/>
        </w:rPr>
        <w:t>.</w:t>
      </w:r>
    </w:p>
    <w:p w14:paraId="6AF2CF4B" w14:textId="77777777" w:rsidR="00982EA8" w:rsidRDefault="00000000">
      <w:pPr>
        <w:spacing w:line="199" w:lineRule="exact"/>
        <w:ind w:left="106"/>
        <w:jc w:val="both"/>
        <w:rPr>
          <w:sz w:val="16"/>
        </w:rPr>
      </w:pPr>
      <w:r>
        <w:rPr>
          <w:sz w:val="16"/>
        </w:rPr>
        <w:t>Y.</w:t>
      </w:r>
      <w:r>
        <w:rPr>
          <w:spacing w:val="15"/>
          <w:sz w:val="16"/>
        </w:rPr>
        <w:t xml:space="preserve"> </w:t>
      </w:r>
      <w:proofErr w:type="spellStart"/>
      <w:r>
        <w:rPr>
          <w:sz w:val="16"/>
        </w:rPr>
        <w:t>Kishawi</w:t>
      </w:r>
      <w:proofErr w:type="spellEnd"/>
      <w:r>
        <w:rPr>
          <w:sz w:val="16"/>
        </w:rPr>
        <w:t>,</w:t>
      </w:r>
      <w:r>
        <w:rPr>
          <w:spacing w:val="21"/>
          <w:sz w:val="16"/>
        </w:rPr>
        <w:t xml:space="preserve"> </w:t>
      </w:r>
      <w:r>
        <w:rPr>
          <w:sz w:val="16"/>
        </w:rPr>
        <w:t>A.</w:t>
      </w:r>
      <w:r>
        <w:rPr>
          <w:spacing w:val="15"/>
          <w:sz w:val="16"/>
        </w:rPr>
        <w:t xml:space="preserve"> </w:t>
      </w:r>
      <w:r>
        <w:rPr>
          <w:sz w:val="16"/>
        </w:rPr>
        <w:t>R.</w:t>
      </w:r>
      <w:r>
        <w:rPr>
          <w:spacing w:val="16"/>
          <w:sz w:val="16"/>
        </w:rPr>
        <w:t xml:space="preserve"> </w:t>
      </w:r>
      <w:proofErr w:type="spellStart"/>
      <w:r>
        <w:rPr>
          <w:sz w:val="16"/>
        </w:rPr>
        <w:t>Mittelstet</w:t>
      </w:r>
      <w:proofErr w:type="spellEnd"/>
      <w:r>
        <w:rPr>
          <w:sz w:val="16"/>
        </w:rPr>
        <w:t>,</w:t>
      </w:r>
      <w:r>
        <w:rPr>
          <w:spacing w:val="21"/>
          <w:sz w:val="16"/>
        </w:rPr>
        <w:t xml:space="preserve"> </w:t>
      </w:r>
      <w:r>
        <w:rPr>
          <w:sz w:val="16"/>
        </w:rPr>
        <w:t>T.</w:t>
      </w:r>
      <w:r>
        <w:rPr>
          <w:spacing w:val="15"/>
          <w:sz w:val="16"/>
        </w:rPr>
        <w:t xml:space="preserve"> </w:t>
      </w:r>
      <w:r>
        <w:rPr>
          <w:sz w:val="16"/>
        </w:rPr>
        <w:t>E.</w:t>
      </w:r>
      <w:r>
        <w:rPr>
          <w:spacing w:val="15"/>
          <w:sz w:val="16"/>
        </w:rPr>
        <w:t xml:space="preserve"> </w:t>
      </w:r>
      <w:r>
        <w:rPr>
          <w:sz w:val="16"/>
        </w:rPr>
        <w:t>Gilmore,</w:t>
      </w:r>
      <w:r>
        <w:rPr>
          <w:spacing w:val="22"/>
          <w:sz w:val="16"/>
        </w:rPr>
        <w:t xml:space="preserve"> </w:t>
      </w:r>
      <w:r>
        <w:rPr>
          <w:sz w:val="16"/>
        </w:rPr>
        <w:t>D.</w:t>
      </w:r>
      <w:r>
        <w:rPr>
          <w:spacing w:val="15"/>
          <w:sz w:val="16"/>
        </w:rPr>
        <w:t xml:space="preserve"> </w:t>
      </w:r>
      <w:proofErr w:type="spellStart"/>
      <w:r>
        <w:rPr>
          <w:sz w:val="16"/>
        </w:rPr>
        <w:t>Twidwell</w:t>
      </w:r>
      <w:proofErr w:type="spellEnd"/>
      <w:r>
        <w:rPr>
          <w:sz w:val="16"/>
        </w:rPr>
        <w:t>,</w:t>
      </w:r>
      <w:r>
        <w:rPr>
          <w:spacing w:val="21"/>
          <w:sz w:val="16"/>
        </w:rPr>
        <w:t xml:space="preserve"> </w:t>
      </w:r>
      <w:r>
        <w:rPr>
          <w:sz w:val="16"/>
        </w:rPr>
        <w:t>T.</w:t>
      </w:r>
      <w:r>
        <w:rPr>
          <w:spacing w:val="15"/>
          <w:sz w:val="16"/>
        </w:rPr>
        <w:t xml:space="preserve"> </w:t>
      </w:r>
      <w:r>
        <w:rPr>
          <w:sz w:val="16"/>
        </w:rPr>
        <w:t>Roy,</w:t>
      </w:r>
      <w:r>
        <w:rPr>
          <w:spacing w:val="22"/>
          <w:sz w:val="16"/>
        </w:rPr>
        <w:t xml:space="preserve"> </w:t>
      </w:r>
      <w:bookmarkStart w:id="103" w:name="_bookmark27"/>
      <w:bookmarkEnd w:id="103"/>
      <w:r>
        <w:rPr>
          <w:spacing w:val="-5"/>
          <w:sz w:val="16"/>
        </w:rPr>
        <w:t>and</w:t>
      </w:r>
    </w:p>
    <w:p w14:paraId="000764FD" w14:textId="77777777" w:rsidR="00982EA8" w:rsidRDefault="00000000">
      <w:pPr>
        <w:spacing w:before="9" w:line="196" w:lineRule="auto"/>
        <w:ind w:left="305" w:right="38"/>
        <w:jc w:val="both"/>
        <w:rPr>
          <w:sz w:val="16"/>
        </w:rPr>
      </w:pPr>
      <w:r>
        <w:rPr>
          <w:sz w:val="16"/>
        </w:rPr>
        <w:t>N. Shrestha.</w:t>
      </w:r>
      <w:r>
        <w:rPr>
          <w:spacing w:val="40"/>
          <w:sz w:val="16"/>
        </w:rPr>
        <w:t xml:space="preserve"> </w:t>
      </w:r>
      <w:r>
        <w:rPr>
          <w:sz w:val="16"/>
        </w:rPr>
        <w:t>Impact of Eastern Redcedar encroachment on water re-</w:t>
      </w:r>
      <w:r>
        <w:rPr>
          <w:spacing w:val="40"/>
          <w:sz w:val="16"/>
        </w:rPr>
        <w:t xml:space="preserve"> </w:t>
      </w:r>
      <w:r>
        <w:rPr>
          <w:sz w:val="16"/>
        </w:rPr>
        <w:t>sources in the Nebraska Sandhills.</w:t>
      </w:r>
      <w:r>
        <w:rPr>
          <w:spacing w:val="37"/>
          <w:sz w:val="16"/>
        </w:rPr>
        <w:t xml:space="preserve"> </w:t>
      </w:r>
      <w:r>
        <w:rPr>
          <w:i/>
          <w:sz w:val="16"/>
        </w:rPr>
        <w:t>Science of The Total Environment</w:t>
      </w:r>
      <w:r>
        <w:rPr>
          <w:sz w:val="16"/>
        </w:rPr>
        <w:t>,</w:t>
      </w:r>
      <w:r>
        <w:rPr>
          <w:spacing w:val="40"/>
          <w:sz w:val="16"/>
        </w:rPr>
        <w:t xml:space="preserve"> </w:t>
      </w:r>
      <w:r>
        <w:rPr>
          <w:sz w:val="16"/>
        </w:rPr>
        <w:t>858:159696, 2023.</w:t>
      </w:r>
      <w:r>
        <w:rPr>
          <w:spacing w:val="40"/>
          <w:sz w:val="16"/>
        </w:rPr>
        <w:t xml:space="preserve"> </w:t>
      </w:r>
      <w:r>
        <w:rPr>
          <w:sz w:val="16"/>
        </w:rPr>
        <w:t>ISSN 0048-9697.</w:t>
      </w:r>
      <w:r>
        <w:rPr>
          <w:spacing w:val="40"/>
          <w:sz w:val="16"/>
        </w:rPr>
        <w:t xml:space="preserve"> </w:t>
      </w:r>
      <w:proofErr w:type="spellStart"/>
      <w:r>
        <w:rPr>
          <w:sz w:val="16"/>
        </w:rPr>
        <w:t>doi</w:t>
      </w:r>
      <w:proofErr w:type="spellEnd"/>
      <w:r>
        <w:rPr>
          <w:sz w:val="16"/>
        </w:rPr>
        <w:t>: https://doi.org/</w:t>
      </w:r>
      <w:bookmarkStart w:id="104" w:name="_bookmark28"/>
      <w:bookmarkEnd w:id="104"/>
      <w:r>
        <w:rPr>
          <w:sz w:val="16"/>
        </w:rPr>
        <w:t>10.1016/j.</w:t>
      </w:r>
      <w:r>
        <w:rPr>
          <w:spacing w:val="40"/>
          <w:sz w:val="16"/>
        </w:rPr>
        <w:t xml:space="preserve"> </w:t>
      </w:r>
      <w:r>
        <w:rPr>
          <w:sz w:val="16"/>
        </w:rPr>
        <w:t>scitotenv.2022.159696.</w:t>
      </w:r>
      <w:r>
        <w:rPr>
          <w:spacing w:val="40"/>
          <w:sz w:val="16"/>
        </w:rPr>
        <w:t xml:space="preserve"> </w:t>
      </w:r>
      <w:r>
        <w:rPr>
          <w:sz w:val="16"/>
        </w:rPr>
        <w:t xml:space="preserve">URL </w:t>
      </w:r>
      <w:hyperlink r:id="rId30">
        <w:r>
          <w:rPr>
            <w:rFonts w:ascii="Arial"/>
            <w:color w:val="2F4F4F"/>
            <w:sz w:val="13"/>
          </w:rPr>
          <w:t>https://www.sciencedirect.com/science/</w:t>
        </w:r>
      </w:hyperlink>
      <w:r>
        <w:rPr>
          <w:rFonts w:ascii="Arial"/>
          <w:color w:val="2F4F4F"/>
          <w:w w:val="113"/>
          <w:sz w:val="13"/>
        </w:rPr>
        <w:t xml:space="preserve"> </w:t>
      </w:r>
      <w:bookmarkStart w:id="105" w:name="_bookmark29"/>
      <w:bookmarkEnd w:id="105"/>
      <w:r>
        <w:fldChar w:fldCharType="begin"/>
      </w:r>
      <w:r>
        <w:instrText>HYPERLINK "https://www.sciencedirect.com/science/article/pii/S0048969722067961" \h</w:instrText>
      </w:r>
      <w:r>
        <w:fldChar w:fldCharType="separate"/>
      </w:r>
      <w:r>
        <w:rPr>
          <w:rFonts w:ascii="Arial"/>
          <w:color w:val="2F4F4F"/>
          <w:spacing w:val="-2"/>
          <w:sz w:val="13"/>
        </w:rPr>
        <w:t>article/</w:t>
      </w:r>
      <w:proofErr w:type="spellStart"/>
      <w:r>
        <w:rPr>
          <w:rFonts w:ascii="Arial"/>
          <w:color w:val="2F4F4F"/>
          <w:spacing w:val="-2"/>
          <w:sz w:val="13"/>
        </w:rPr>
        <w:t>pii</w:t>
      </w:r>
      <w:proofErr w:type="spellEnd"/>
      <w:r>
        <w:rPr>
          <w:rFonts w:ascii="Arial"/>
          <w:color w:val="2F4F4F"/>
          <w:spacing w:val="-2"/>
          <w:sz w:val="13"/>
        </w:rPr>
        <w:t>/S0048969722067961</w:t>
      </w:r>
      <w:r>
        <w:rPr>
          <w:rFonts w:ascii="Arial"/>
          <w:color w:val="2F4F4F"/>
          <w:spacing w:val="-2"/>
          <w:sz w:val="13"/>
        </w:rPr>
        <w:fldChar w:fldCharType="end"/>
      </w:r>
      <w:r>
        <w:rPr>
          <w:spacing w:val="-2"/>
          <w:sz w:val="16"/>
        </w:rPr>
        <w:t>.</w:t>
      </w:r>
    </w:p>
    <w:p w14:paraId="36B9F163" w14:textId="77777777" w:rsidR="00982EA8" w:rsidRDefault="00000000">
      <w:pPr>
        <w:spacing w:before="5" w:line="196" w:lineRule="auto"/>
        <w:ind w:left="305" w:right="38" w:hanging="200"/>
        <w:jc w:val="both"/>
        <w:rPr>
          <w:sz w:val="16"/>
        </w:rPr>
      </w:pPr>
      <w:r>
        <w:rPr>
          <w:sz w:val="16"/>
        </w:rPr>
        <w:t>A.</w:t>
      </w:r>
      <w:r>
        <w:rPr>
          <w:spacing w:val="-6"/>
          <w:sz w:val="16"/>
        </w:rPr>
        <w:t xml:space="preserve"> </w:t>
      </w:r>
      <w:r>
        <w:rPr>
          <w:sz w:val="16"/>
        </w:rPr>
        <w:t>K.</w:t>
      </w:r>
      <w:r>
        <w:rPr>
          <w:spacing w:val="-6"/>
          <w:sz w:val="16"/>
        </w:rPr>
        <w:t xml:space="preserve"> </w:t>
      </w:r>
      <w:r>
        <w:rPr>
          <w:sz w:val="16"/>
        </w:rPr>
        <w:t>Knapp,</w:t>
      </w:r>
      <w:r>
        <w:rPr>
          <w:spacing w:val="-6"/>
          <w:sz w:val="16"/>
        </w:rPr>
        <w:t xml:space="preserve"> </w:t>
      </w:r>
      <w:r>
        <w:rPr>
          <w:sz w:val="16"/>
        </w:rPr>
        <w:t>S.</w:t>
      </w:r>
      <w:r>
        <w:rPr>
          <w:spacing w:val="-6"/>
          <w:sz w:val="16"/>
        </w:rPr>
        <w:t xml:space="preserve"> </w:t>
      </w:r>
      <w:r>
        <w:rPr>
          <w:sz w:val="16"/>
        </w:rPr>
        <w:t>L.</w:t>
      </w:r>
      <w:r>
        <w:rPr>
          <w:spacing w:val="-6"/>
          <w:sz w:val="16"/>
        </w:rPr>
        <w:t xml:space="preserve"> </w:t>
      </w:r>
      <w:r>
        <w:rPr>
          <w:sz w:val="16"/>
        </w:rPr>
        <w:t>Conard,</w:t>
      </w:r>
      <w:r>
        <w:rPr>
          <w:spacing w:val="-6"/>
          <w:sz w:val="16"/>
        </w:rPr>
        <w:t xml:space="preserve"> </w:t>
      </w:r>
      <w:r>
        <w:rPr>
          <w:sz w:val="16"/>
        </w:rPr>
        <w:t>and</w:t>
      </w:r>
      <w:r>
        <w:rPr>
          <w:spacing w:val="-6"/>
          <w:sz w:val="16"/>
        </w:rPr>
        <w:t xml:space="preserve"> </w:t>
      </w:r>
      <w:r>
        <w:rPr>
          <w:sz w:val="16"/>
        </w:rPr>
        <w:t>J.</w:t>
      </w:r>
      <w:r>
        <w:rPr>
          <w:spacing w:val="-6"/>
          <w:sz w:val="16"/>
        </w:rPr>
        <w:t xml:space="preserve"> </w:t>
      </w:r>
      <w:r>
        <w:rPr>
          <w:sz w:val="16"/>
        </w:rPr>
        <w:t>M.</w:t>
      </w:r>
      <w:r>
        <w:rPr>
          <w:spacing w:val="-6"/>
          <w:sz w:val="16"/>
        </w:rPr>
        <w:t xml:space="preserve"> </w:t>
      </w:r>
      <w:r>
        <w:rPr>
          <w:sz w:val="16"/>
        </w:rPr>
        <w:t>Blair.</w:t>
      </w:r>
      <w:r>
        <w:rPr>
          <w:spacing w:val="9"/>
          <w:sz w:val="16"/>
        </w:rPr>
        <w:t xml:space="preserve"> </w:t>
      </w:r>
      <w:r>
        <w:rPr>
          <w:sz w:val="16"/>
        </w:rPr>
        <w:t>Determinants</w:t>
      </w:r>
      <w:r>
        <w:rPr>
          <w:spacing w:val="-6"/>
          <w:sz w:val="16"/>
        </w:rPr>
        <w:t xml:space="preserve"> </w:t>
      </w:r>
      <w:r>
        <w:rPr>
          <w:sz w:val="16"/>
        </w:rPr>
        <w:t>of</w:t>
      </w:r>
      <w:r>
        <w:rPr>
          <w:spacing w:val="-6"/>
          <w:sz w:val="16"/>
        </w:rPr>
        <w:t xml:space="preserve"> </w:t>
      </w:r>
      <w:r>
        <w:rPr>
          <w:sz w:val="16"/>
        </w:rPr>
        <w:t>soil</w:t>
      </w:r>
      <w:r>
        <w:rPr>
          <w:spacing w:val="-6"/>
          <w:sz w:val="16"/>
        </w:rPr>
        <w:t xml:space="preserve"> </w:t>
      </w:r>
      <w:r>
        <w:rPr>
          <w:sz w:val="16"/>
        </w:rPr>
        <w:t>CO2</w:t>
      </w:r>
      <w:r>
        <w:rPr>
          <w:spacing w:val="-6"/>
          <w:sz w:val="16"/>
        </w:rPr>
        <w:t xml:space="preserve"> </w:t>
      </w:r>
      <w:r>
        <w:rPr>
          <w:sz w:val="16"/>
        </w:rPr>
        <w:t>flux</w:t>
      </w:r>
      <w:r>
        <w:rPr>
          <w:spacing w:val="40"/>
          <w:sz w:val="16"/>
        </w:rPr>
        <w:t xml:space="preserve"> </w:t>
      </w:r>
      <w:r>
        <w:rPr>
          <w:sz w:val="16"/>
        </w:rPr>
        <w:t>from</w:t>
      </w:r>
      <w:r>
        <w:rPr>
          <w:spacing w:val="-3"/>
          <w:sz w:val="16"/>
        </w:rPr>
        <w:t xml:space="preserve"> </w:t>
      </w:r>
      <w:r>
        <w:rPr>
          <w:sz w:val="16"/>
        </w:rPr>
        <w:t>a</w:t>
      </w:r>
      <w:r>
        <w:rPr>
          <w:spacing w:val="-3"/>
          <w:sz w:val="16"/>
        </w:rPr>
        <w:t xml:space="preserve"> </w:t>
      </w:r>
      <w:r>
        <w:rPr>
          <w:sz w:val="16"/>
        </w:rPr>
        <w:t>Sub-humid</w:t>
      </w:r>
      <w:r>
        <w:rPr>
          <w:spacing w:val="-3"/>
          <w:sz w:val="16"/>
        </w:rPr>
        <w:t xml:space="preserve"> </w:t>
      </w:r>
      <w:r>
        <w:rPr>
          <w:sz w:val="16"/>
        </w:rPr>
        <w:t>grassland: effect</w:t>
      </w:r>
      <w:r>
        <w:rPr>
          <w:spacing w:val="-3"/>
          <w:sz w:val="16"/>
        </w:rPr>
        <w:t xml:space="preserve"> </w:t>
      </w:r>
      <w:r>
        <w:rPr>
          <w:sz w:val="16"/>
        </w:rPr>
        <w:t>of</w:t>
      </w:r>
      <w:r>
        <w:rPr>
          <w:spacing w:val="-3"/>
          <w:sz w:val="16"/>
        </w:rPr>
        <w:t xml:space="preserve"> </w:t>
      </w:r>
      <w:r>
        <w:rPr>
          <w:sz w:val="16"/>
        </w:rPr>
        <w:t>fire</w:t>
      </w:r>
      <w:r>
        <w:rPr>
          <w:spacing w:val="-3"/>
          <w:sz w:val="16"/>
        </w:rPr>
        <w:t xml:space="preserve"> </w:t>
      </w:r>
      <w:r>
        <w:rPr>
          <w:sz w:val="16"/>
        </w:rPr>
        <w:t>and</w:t>
      </w:r>
      <w:r>
        <w:rPr>
          <w:spacing w:val="-3"/>
          <w:sz w:val="16"/>
        </w:rPr>
        <w:t xml:space="preserve"> </w:t>
      </w:r>
      <w:r>
        <w:rPr>
          <w:sz w:val="16"/>
        </w:rPr>
        <w:t>fire</w:t>
      </w:r>
      <w:r>
        <w:rPr>
          <w:spacing w:val="-3"/>
          <w:sz w:val="16"/>
        </w:rPr>
        <w:t xml:space="preserve"> </w:t>
      </w:r>
      <w:r>
        <w:rPr>
          <w:sz w:val="16"/>
        </w:rPr>
        <w:t>history.</w:t>
      </w:r>
      <w:r>
        <w:rPr>
          <w:spacing w:val="24"/>
          <w:sz w:val="16"/>
        </w:rPr>
        <w:t xml:space="preserve"> </w:t>
      </w:r>
      <w:bookmarkStart w:id="106" w:name="_bookmark30"/>
      <w:bookmarkEnd w:id="106"/>
      <w:r>
        <w:rPr>
          <w:i/>
          <w:sz w:val="16"/>
        </w:rPr>
        <w:t>Ecological</w:t>
      </w:r>
      <w:r>
        <w:rPr>
          <w:i/>
          <w:spacing w:val="40"/>
          <w:sz w:val="16"/>
        </w:rPr>
        <w:t xml:space="preserve"> </w:t>
      </w:r>
      <w:bookmarkStart w:id="107" w:name="_bookmark31"/>
      <w:bookmarkEnd w:id="107"/>
      <w:r>
        <w:rPr>
          <w:i/>
          <w:sz w:val="16"/>
        </w:rPr>
        <w:t>Applications</w:t>
      </w:r>
      <w:r>
        <w:rPr>
          <w:sz w:val="16"/>
        </w:rPr>
        <w:t>, 8(3):760–770, 1998.</w:t>
      </w:r>
    </w:p>
    <w:p w14:paraId="166E34A4" w14:textId="77777777" w:rsidR="00982EA8" w:rsidRDefault="00000000">
      <w:pPr>
        <w:spacing w:before="4" w:line="196" w:lineRule="auto"/>
        <w:ind w:left="305" w:right="38" w:hanging="200"/>
        <w:jc w:val="both"/>
        <w:rPr>
          <w:sz w:val="16"/>
        </w:rPr>
      </w:pPr>
      <w:r>
        <w:rPr>
          <w:spacing w:val="-2"/>
          <w:sz w:val="16"/>
        </w:rPr>
        <w:t>Y.</w:t>
      </w:r>
      <w:r>
        <w:rPr>
          <w:spacing w:val="-8"/>
          <w:sz w:val="16"/>
        </w:rPr>
        <w:t xml:space="preserve"> </w:t>
      </w:r>
      <w:proofErr w:type="spellStart"/>
      <w:r>
        <w:rPr>
          <w:spacing w:val="-2"/>
          <w:sz w:val="16"/>
        </w:rPr>
        <w:t>Kuzyakov</w:t>
      </w:r>
      <w:proofErr w:type="spellEnd"/>
      <w:r>
        <w:rPr>
          <w:spacing w:val="-8"/>
          <w:sz w:val="16"/>
        </w:rPr>
        <w:t xml:space="preserve"> </w:t>
      </w:r>
      <w:r>
        <w:rPr>
          <w:spacing w:val="-2"/>
          <w:sz w:val="16"/>
        </w:rPr>
        <w:t>and</w:t>
      </w:r>
      <w:r>
        <w:rPr>
          <w:spacing w:val="-8"/>
          <w:sz w:val="16"/>
        </w:rPr>
        <w:t xml:space="preserve"> </w:t>
      </w:r>
      <w:r>
        <w:rPr>
          <w:spacing w:val="-2"/>
          <w:sz w:val="16"/>
        </w:rPr>
        <w:t>G.</w:t>
      </w:r>
      <w:r>
        <w:rPr>
          <w:spacing w:val="-8"/>
          <w:sz w:val="16"/>
        </w:rPr>
        <w:t xml:space="preserve"> </w:t>
      </w:r>
      <w:proofErr w:type="spellStart"/>
      <w:r>
        <w:rPr>
          <w:spacing w:val="-2"/>
          <w:sz w:val="16"/>
        </w:rPr>
        <w:t>Domanski</w:t>
      </w:r>
      <w:proofErr w:type="spellEnd"/>
      <w:r>
        <w:rPr>
          <w:spacing w:val="-2"/>
          <w:sz w:val="16"/>
        </w:rPr>
        <w:t>.</w:t>
      </w:r>
      <w:r>
        <w:rPr>
          <w:spacing w:val="-8"/>
          <w:sz w:val="16"/>
        </w:rPr>
        <w:t xml:space="preserve"> </w:t>
      </w:r>
      <w:r>
        <w:rPr>
          <w:spacing w:val="-2"/>
          <w:sz w:val="16"/>
        </w:rPr>
        <w:t>Carbon</w:t>
      </w:r>
      <w:r>
        <w:rPr>
          <w:spacing w:val="-8"/>
          <w:sz w:val="16"/>
        </w:rPr>
        <w:t xml:space="preserve"> </w:t>
      </w:r>
      <w:r>
        <w:rPr>
          <w:spacing w:val="-2"/>
          <w:sz w:val="16"/>
        </w:rPr>
        <w:t>input</w:t>
      </w:r>
      <w:r>
        <w:rPr>
          <w:spacing w:val="-8"/>
          <w:sz w:val="16"/>
        </w:rPr>
        <w:t xml:space="preserve"> </w:t>
      </w:r>
      <w:r>
        <w:rPr>
          <w:spacing w:val="-2"/>
          <w:sz w:val="16"/>
        </w:rPr>
        <w:t>by</w:t>
      </w:r>
      <w:r>
        <w:rPr>
          <w:spacing w:val="-8"/>
          <w:sz w:val="16"/>
        </w:rPr>
        <w:t xml:space="preserve"> </w:t>
      </w:r>
      <w:r>
        <w:rPr>
          <w:spacing w:val="-2"/>
          <w:sz w:val="16"/>
        </w:rPr>
        <w:t>plants</w:t>
      </w:r>
      <w:r>
        <w:rPr>
          <w:spacing w:val="-8"/>
          <w:sz w:val="16"/>
        </w:rPr>
        <w:t xml:space="preserve"> </w:t>
      </w:r>
      <w:r>
        <w:rPr>
          <w:spacing w:val="-2"/>
          <w:sz w:val="16"/>
        </w:rPr>
        <w:t>into</w:t>
      </w:r>
      <w:r>
        <w:rPr>
          <w:spacing w:val="-8"/>
          <w:sz w:val="16"/>
        </w:rPr>
        <w:t xml:space="preserve"> </w:t>
      </w:r>
      <w:r>
        <w:rPr>
          <w:spacing w:val="-2"/>
          <w:sz w:val="16"/>
        </w:rPr>
        <w:t>the</w:t>
      </w:r>
      <w:r>
        <w:rPr>
          <w:spacing w:val="-8"/>
          <w:sz w:val="16"/>
        </w:rPr>
        <w:t xml:space="preserve"> </w:t>
      </w:r>
      <w:r>
        <w:rPr>
          <w:spacing w:val="-2"/>
          <w:sz w:val="16"/>
        </w:rPr>
        <w:t>soil.</w:t>
      </w:r>
      <w:r>
        <w:rPr>
          <w:spacing w:val="-8"/>
          <w:sz w:val="16"/>
        </w:rPr>
        <w:t xml:space="preserve"> </w:t>
      </w:r>
      <w:r>
        <w:rPr>
          <w:i/>
          <w:spacing w:val="-2"/>
          <w:sz w:val="16"/>
        </w:rPr>
        <w:t>Jour</w:t>
      </w:r>
      <w:bookmarkStart w:id="108" w:name="_bookmark33"/>
      <w:bookmarkEnd w:id="108"/>
      <w:r>
        <w:rPr>
          <w:i/>
          <w:spacing w:val="-2"/>
          <w:sz w:val="16"/>
        </w:rPr>
        <w:t>nal</w:t>
      </w:r>
      <w:r>
        <w:rPr>
          <w:i/>
          <w:spacing w:val="40"/>
          <w:sz w:val="16"/>
        </w:rPr>
        <w:t xml:space="preserve"> </w:t>
      </w:r>
      <w:bookmarkStart w:id="109" w:name="_bookmark32"/>
      <w:bookmarkEnd w:id="109"/>
      <w:r>
        <w:rPr>
          <w:i/>
          <w:sz w:val="16"/>
        </w:rPr>
        <w:t>of Plant Nutrition and Soil Science</w:t>
      </w:r>
      <w:r>
        <w:rPr>
          <w:sz w:val="16"/>
        </w:rPr>
        <w:t>, 163:421–231, 2000.</w:t>
      </w:r>
    </w:p>
    <w:p w14:paraId="1CE6383E" w14:textId="77777777" w:rsidR="00982EA8" w:rsidRDefault="00000000">
      <w:pPr>
        <w:spacing w:before="2" w:line="196" w:lineRule="auto"/>
        <w:ind w:left="305" w:right="38" w:hanging="200"/>
        <w:jc w:val="both"/>
        <w:rPr>
          <w:sz w:val="16"/>
        </w:rPr>
      </w:pPr>
      <w:r>
        <w:rPr>
          <w:sz w:val="16"/>
        </w:rPr>
        <w:t>R.</w:t>
      </w:r>
      <w:r>
        <w:rPr>
          <w:spacing w:val="-10"/>
          <w:sz w:val="16"/>
        </w:rPr>
        <w:t xml:space="preserve"> </w:t>
      </w:r>
      <w:r>
        <w:rPr>
          <w:sz w:val="16"/>
        </w:rPr>
        <w:t>Lal.</w:t>
      </w:r>
      <w:r>
        <w:rPr>
          <w:spacing w:val="-10"/>
          <w:sz w:val="16"/>
        </w:rPr>
        <w:t xml:space="preserve"> </w:t>
      </w:r>
      <w:r>
        <w:rPr>
          <w:sz w:val="16"/>
        </w:rPr>
        <w:t>Forest</w:t>
      </w:r>
      <w:r>
        <w:rPr>
          <w:spacing w:val="-10"/>
          <w:sz w:val="16"/>
        </w:rPr>
        <w:t xml:space="preserve"> </w:t>
      </w:r>
      <w:r>
        <w:rPr>
          <w:sz w:val="16"/>
        </w:rPr>
        <w:t>soils</w:t>
      </w:r>
      <w:r>
        <w:rPr>
          <w:spacing w:val="-10"/>
          <w:sz w:val="16"/>
        </w:rPr>
        <w:t xml:space="preserve"> </w:t>
      </w:r>
      <w:r>
        <w:rPr>
          <w:sz w:val="16"/>
        </w:rPr>
        <w:t>and</w:t>
      </w:r>
      <w:r>
        <w:rPr>
          <w:spacing w:val="-10"/>
          <w:sz w:val="16"/>
        </w:rPr>
        <w:t xml:space="preserve"> </w:t>
      </w:r>
      <w:r>
        <w:rPr>
          <w:sz w:val="16"/>
        </w:rPr>
        <w:t>carbon</w:t>
      </w:r>
      <w:r>
        <w:rPr>
          <w:spacing w:val="-10"/>
          <w:sz w:val="16"/>
        </w:rPr>
        <w:t xml:space="preserve"> </w:t>
      </w:r>
      <w:r>
        <w:rPr>
          <w:sz w:val="16"/>
        </w:rPr>
        <w:t>sequestration.</w:t>
      </w:r>
      <w:r>
        <w:rPr>
          <w:spacing w:val="-4"/>
          <w:sz w:val="16"/>
        </w:rPr>
        <w:t xml:space="preserve"> </w:t>
      </w:r>
      <w:r>
        <w:rPr>
          <w:i/>
          <w:sz w:val="16"/>
        </w:rPr>
        <w:t>Forest</w:t>
      </w:r>
      <w:r>
        <w:rPr>
          <w:i/>
          <w:spacing w:val="-10"/>
          <w:sz w:val="16"/>
        </w:rPr>
        <w:t xml:space="preserve"> </w:t>
      </w:r>
      <w:r>
        <w:rPr>
          <w:i/>
          <w:sz w:val="16"/>
        </w:rPr>
        <w:t>Ecology</w:t>
      </w:r>
      <w:r>
        <w:rPr>
          <w:i/>
          <w:spacing w:val="-10"/>
          <w:sz w:val="16"/>
        </w:rPr>
        <w:t xml:space="preserve"> </w:t>
      </w:r>
      <w:r>
        <w:rPr>
          <w:i/>
          <w:sz w:val="16"/>
        </w:rPr>
        <w:t>and</w:t>
      </w:r>
      <w:r>
        <w:rPr>
          <w:i/>
          <w:spacing w:val="-10"/>
          <w:sz w:val="16"/>
        </w:rPr>
        <w:t xml:space="preserve"> </w:t>
      </w:r>
      <w:r>
        <w:rPr>
          <w:i/>
          <w:sz w:val="16"/>
        </w:rPr>
        <w:t>Manage-</w:t>
      </w:r>
      <w:r>
        <w:rPr>
          <w:i/>
          <w:spacing w:val="40"/>
          <w:sz w:val="16"/>
        </w:rPr>
        <w:t xml:space="preserve"> </w:t>
      </w:r>
      <w:proofErr w:type="spellStart"/>
      <w:r>
        <w:rPr>
          <w:i/>
          <w:sz w:val="16"/>
        </w:rPr>
        <w:t>ment</w:t>
      </w:r>
      <w:proofErr w:type="spellEnd"/>
      <w:r>
        <w:rPr>
          <w:sz w:val="16"/>
        </w:rPr>
        <w:t>,</w:t>
      </w:r>
      <w:r>
        <w:rPr>
          <w:spacing w:val="-7"/>
          <w:sz w:val="16"/>
        </w:rPr>
        <w:t xml:space="preserve"> </w:t>
      </w:r>
      <w:r>
        <w:rPr>
          <w:sz w:val="16"/>
        </w:rPr>
        <w:t>220(1-3):242–258,</w:t>
      </w:r>
      <w:r>
        <w:rPr>
          <w:spacing w:val="-6"/>
          <w:sz w:val="16"/>
        </w:rPr>
        <w:t xml:space="preserve"> </w:t>
      </w:r>
      <w:r>
        <w:rPr>
          <w:sz w:val="16"/>
        </w:rPr>
        <w:t>2005.</w:t>
      </w:r>
      <w:r>
        <w:rPr>
          <w:spacing w:val="8"/>
          <w:sz w:val="16"/>
        </w:rPr>
        <w:t xml:space="preserve"> </w:t>
      </w:r>
      <w:r>
        <w:rPr>
          <w:sz w:val="16"/>
        </w:rPr>
        <w:t>ISSN</w:t>
      </w:r>
      <w:r>
        <w:rPr>
          <w:spacing w:val="-6"/>
          <w:sz w:val="16"/>
        </w:rPr>
        <w:t xml:space="preserve"> </w:t>
      </w:r>
      <w:r>
        <w:rPr>
          <w:sz w:val="16"/>
        </w:rPr>
        <w:t>03781127.</w:t>
      </w:r>
      <w:r>
        <w:rPr>
          <w:spacing w:val="9"/>
          <w:sz w:val="16"/>
        </w:rPr>
        <w:t xml:space="preserve"> </w:t>
      </w:r>
      <w:proofErr w:type="spellStart"/>
      <w:r>
        <w:rPr>
          <w:sz w:val="16"/>
        </w:rPr>
        <w:t>doi</w:t>
      </w:r>
      <w:proofErr w:type="spellEnd"/>
      <w:r>
        <w:rPr>
          <w:sz w:val="16"/>
        </w:rPr>
        <w:t>:</w:t>
      </w:r>
      <w:r>
        <w:rPr>
          <w:spacing w:val="6"/>
          <w:sz w:val="16"/>
        </w:rPr>
        <w:t xml:space="preserve"> </w:t>
      </w:r>
      <w:r>
        <w:rPr>
          <w:spacing w:val="-2"/>
          <w:sz w:val="16"/>
        </w:rPr>
        <w:t>10.1016/</w:t>
      </w:r>
      <w:proofErr w:type="spellStart"/>
      <w:r>
        <w:rPr>
          <w:spacing w:val="-2"/>
          <w:sz w:val="16"/>
        </w:rPr>
        <w:t>j.foreco</w:t>
      </w:r>
      <w:proofErr w:type="spellEnd"/>
      <w:r>
        <w:rPr>
          <w:spacing w:val="-2"/>
          <w:sz w:val="16"/>
        </w:rPr>
        <w:t>.</w:t>
      </w:r>
    </w:p>
    <w:p w14:paraId="470872FF" w14:textId="77777777" w:rsidR="00982EA8" w:rsidRDefault="00000000">
      <w:pPr>
        <w:spacing w:line="192" w:lineRule="exact"/>
        <w:ind w:left="305"/>
        <w:rPr>
          <w:sz w:val="16"/>
        </w:rPr>
      </w:pPr>
      <w:bookmarkStart w:id="110" w:name="_bookmark34"/>
      <w:bookmarkEnd w:id="110"/>
      <w:r>
        <w:rPr>
          <w:spacing w:val="-2"/>
          <w:sz w:val="16"/>
        </w:rPr>
        <w:t>2005.08.015.</w:t>
      </w:r>
    </w:p>
    <w:p w14:paraId="2A307DA0" w14:textId="77777777" w:rsidR="00982EA8" w:rsidRDefault="00000000">
      <w:pPr>
        <w:spacing w:before="9" w:line="196" w:lineRule="auto"/>
        <w:ind w:left="305" w:right="38" w:hanging="200"/>
        <w:jc w:val="both"/>
        <w:rPr>
          <w:sz w:val="16"/>
        </w:rPr>
      </w:pPr>
      <w:r>
        <w:rPr>
          <w:sz w:val="16"/>
        </w:rPr>
        <w:t>D. C. McKinley, M. D. Norris, J. M. Blair, and L. C. Johnson.</w:t>
      </w:r>
      <w:r>
        <w:rPr>
          <w:spacing w:val="40"/>
          <w:sz w:val="16"/>
        </w:rPr>
        <w:t xml:space="preserve"> </w:t>
      </w:r>
      <w:r>
        <w:rPr>
          <w:sz w:val="16"/>
        </w:rPr>
        <w:t>Alter</w:t>
      </w:r>
      <w:bookmarkStart w:id="111" w:name="_bookmark36"/>
      <w:bookmarkEnd w:id="111"/>
      <w:r>
        <w:rPr>
          <w:sz w:val="16"/>
        </w:rPr>
        <w:t>ed</w:t>
      </w:r>
      <w:r>
        <w:rPr>
          <w:spacing w:val="40"/>
          <w:sz w:val="16"/>
        </w:rPr>
        <w:t xml:space="preserve"> </w:t>
      </w:r>
      <w:r>
        <w:rPr>
          <w:sz w:val="16"/>
        </w:rPr>
        <w:t xml:space="preserve">Ecosystem Processes as a Consequence of Juniperus virginiana L. </w:t>
      </w:r>
      <w:proofErr w:type="spellStart"/>
      <w:r>
        <w:rPr>
          <w:sz w:val="16"/>
        </w:rPr>
        <w:t>En</w:t>
      </w:r>
      <w:proofErr w:type="spellEnd"/>
      <w:r>
        <w:rPr>
          <w:sz w:val="16"/>
        </w:rPr>
        <w:t>-</w:t>
      </w:r>
      <w:r>
        <w:rPr>
          <w:spacing w:val="40"/>
          <w:sz w:val="16"/>
        </w:rPr>
        <w:t xml:space="preserve"> </w:t>
      </w:r>
      <w:proofErr w:type="spellStart"/>
      <w:r>
        <w:rPr>
          <w:sz w:val="16"/>
        </w:rPr>
        <w:t>croachment</w:t>
      </w:r>
      <w:proofErr w:type="spellEnd"/>
      <w:r>
        <w:rPr>
          <w:sz w:val="16"/>
        </w:rPr>
        <w:t xml:space="preserve"> into North American Tallgrass Prairie.</w:t>
      </w:r>
      <w:r>
        <w:rPr>
          <w:spacing w:val="40"/>
          <w:sz w:val="16"/>
        </w:rPr>
        <w:t xml:space="preserve"> </w:t>
      </w:r>
      <w:r>
        <w:rPr>
          <w:sz w:val="16"/>
        </w:rPr>
        <w:t xml:space="preserve">pages </w:t>
      </w:r>
      <w:bookmarkStart w:id="112" w:name="_bookmark37"/>
      <w:bookmarkEnd w:id="112"/>
      <w:r>
        <w:rPr>
          <w:sz w:val="16"/>
        </w:rPr>
        <w:t>170–187.</w:t>
      </w:r>
      <w:r>
        <w:rPr>
          <w:spacing w:val="40"/>
          <w:sz w:val="16"/>
        </w:rPr>
        <w:t xml:space="preserve"> </w:t>
      </w:r>
      <w:bookmarkStart w:id="113" w:name="_bookmark35"/>
      <w:bookmarkEnd w:id="113"/>
      <w:r>
        <w:rPr>
          <w:sz w:val="16"/>
        </w:rPr>
        <w:t xml:space="preserve">2007. </w:t>
      </w:r>
      <w:proofErr w:type="spellStart"/>
      <w:r>
        <w:rPr>
          <w:sz w:val="16"/>
        </w:rPr>
        <w:t>doi</w:t>
      </w:r>
      <w:proofErr w:type="spellEnd"/>
      <w:r>
        <w:rPr>
          <w:sz w:val="16"/>
        </w:rPr>
        <w:t>: 10.1007/978-0-387-34003-6{\_}9.</w:t>
      </w:r>
    </w:p>
    <w:p w14:paraId="1AE42813" w14:textId="3E40E205" w:rsidR="00982EA8" w:rsidRDefault="006F7348" w:rsidP="006F7348">
      <w:pPr>
        <w:spacing w:line="195" w:lineRule="exact"/>
        <w:ind w:right="38"/>
        <w:rPr>
          <w:sz w:val="16"/>
        </w:rPr>
      </w:pPr>
      <w:r>
        <w:rPr>
          <w:sz w:val="16"/>
        </w:rPr>
        <w:t xml:space="preserve">    D.</w:t>
      </w:r>
      <w:r>
        <w:rPr>
          <w:spacing w:val="-9"/>
          <w:sz w:val="16"/>
        </w:rPr>
        <w:t xml:space="preserve"> </w:t>
      </w:r>
      <w:r>
        <w:rPr>
          <w:sz w:val="16"/>
        </w:rPr>
        <w:t>C.</w:t>
      </w:r>
      <w:r>
        <w:rPr>
          <w:spacing w:val="-9"/>
          <w:sz w:val="16"/>
        </w:rPr>
        <w:t xml:space="preserve"> </w:t>
      </w:r>
      <w:proofErr w:type="spellStart"/>
      <w:r>
        <w:rPr>
          <w:sz w:val="16"/>
        </w:rPr>
        <w:t>Mckinley</w:t>
      </w:r>
      <w:proofErr w:type="spellEnd"/>
      <w:r>
        <w:rPr>
          <w:sz w:val="16"/>
        </w:rPr>
        <w:t>,</w:t>
      </w:r>
      <w:r>
        <w:rPr>
          <w:spacing w:val="-9"/>
          <w:sz w:val="16"/>
        </w:rPr>
        <w:t xml:space="preserve"> </w:t>
      </w:r>
      <w:r>
        <w:rPr>
          <w:sz w:val="16"/>
        </w:rPr>
        <w:t>M.</w:t>
      </w:r>
      <w:r>
        <w:rPr>
          <w:spacing w:val="-8"/>
          <w:sz w:val="16"/>
        </w:rPr>
        <w:t xml:space="preserve"> </w:t>
      </w:r>
      <w:r>
        <w:rPr>
          <w:sz w:val="16"/>
        </w:rPr>
        <w:t>G.</w:t>
      </w:r>
      <w:r>
        <w:rPr>
          <w:spacing w:val="-9"/>
          <w:sz w:val="16"/>
        </w:rPr>
        <w:t xml:space="preserve"> </w:t>
      </w:r>
      <w:r>
        <w:rPr>
          <w:sz w:val="16"/>
        </w:rPr>
        <w:t>Ryan,</w:t>
      </w:r>
      <w:r>
        <w:rPr>
          <w:spacing w:val="-9"/>
          <w:sz w:val="16"/>
        </w:rPr>
        <w:t xml:space="preserve"> </w:t>
      </w:r>
      <w:r>
        <w:rPr>
          <w:sz w:val="16"/>
        </w:rPr>
        <w:t>R.</w:t>
      </w:r>
      <w:r>
        <w:rPr>
          <w:spacing w:val="-9"/>
          <w:sz w:val="16"/>
        </w:rPr>
        <w:t xml:space="preserve"> </w:t>
      </w:r>
      <w:r>
        <w:rPr>
          <w:sz w:val="16"/>
        </w:rPr>
        <w:t>A.</w:t>
      </w:r>
      <w:r>
        <w:rPr>
          <w:spacing w:val="-8"/>
          <w:sz w:val="16"/>
        </w:rPr>
        <w:t xml:space="preserve"> </w:t>
      </w:r>
      <w:proofErr w:type="spellStart"/>
      <w:r>
        <w:rPr>
          <w:sz w:val="16"/>
        </w:rPr>
        <w:t>Birdsey</w:t>
      </w:r>
      <w:proofErr w:type="spellEnd"/>
      <w:r>
        <w:rPr>
          <w:sz w:val="16"/>
        </w:rPr>
        <w:t>,</w:t>
      </w:r>
      <w:r>
        <w:rPr>
          <w:spacing w:val="-9"/>
          <w:sz w:val="16"/>
        </w:rPr>
        <w:t xml:space="preserve"> </w:t>
      </w:r>
      <w:r>
        <w:rPr>
          <w:sz w:val="16"/>
        </w:rPr>
        <w:t>C.</w:t>
      </w:r>
      <w:r>
        <w:rPr>
          <w:spacing w:val="-9"/>
          <w:sz w:val="16"/>
        </w:rPr>
        <w:t xml:space="preserve"> </w:t>
      </w:r>
      <w:r>
        <w:rPr>
          <w:sz w:val="16"/>
        </w:rPr>
        <w:t>P.</w:t>
      </w:r>
      <w:r>
        <w:rPr>
          <w:spacing w:val="-8"/>
          <w:sz w:val="16"/>
        </w:rPr>
        <w:t xml:space="preserve"> </w:t>
      </w:r>
      <w:proofErr w:type="spellStart"/>
      <w:r>
        <w:rPr>
          <w:sz w:val="16"/>
        </w:rPr>
        <w:t>Giardina</w:t>
      </w:r>
      <w:proofErr w:type="spellEnd"/>
      <w:r>
        <w:rPr>
          <w:sz w:val="16"/>
        </w:rPr>
        <w:t>,</w:t>
      </w:r>
      <w:r>
        <w:rPr>
          <w:spacing w:val="-9"/>
          <w:sz w:val="16"/>
        </w:rPr>
        <w:t xml:space="preserve"> </w:t>
      </w:r>
      <w:r>
        <w:rPr>
          <w:sz w:val="16"/>
        </w:rPr>
        <w:t>M.</w:t>
      </w:r>
      <w:r>
        <w:rPr>
          <w:spacing w:val="-9"/>
          <w:sz w:val="16"/>
        </w:rPr>
        <w:t xml:space="preserve"> </w:t>
      </w:r>
      <w:r>
        <w:rPr>
          <w:sz w:val="16"/>
        </w:rPr>
        <w:t>E.</w:t>
      </w:r>
      <w:r>
        <w:rPr>
          <w:spacing w:val="-9"/>
          <w:sz w:val="16"/>
        </w:rPr>
        <w:t xml:space="preserve"> </w:t>
      </w:r>
      <w:r>
        <w:rPr>
          <w:spacing w:val="-2"/>
          <w:sz w:val="16"/>
        </w:rPr>
        <w:t>Harmon,</w:t>
      </w:r>
      <w:r>
        <w:rPr>
          <w:sz w:val="16"/>
        </w:rPr>
        <w:t xml:space="preserve"> L.</w:t>
      </w:r>
      <w:r>
        <w:rPr>
          <w:spacing w:val="-5"/>
          <w:sz w:val="16"/>
        </w:rPr>
        <w:t xml:space="preserve"> </w:t>
      </w:r>
      <w:r>
        <w:rPr>
          <w:sz w:val="16"/>
        </w:rPr>
        <w:t>S.</w:t>
      </w:r>
      <w:r>
        <w:rPr>
          <w:spacing w:val="-5"/>
          <w:sz w:val="16"/>
        </w:rPr>
        <w:t xml:space="preserve"> </w:t>
      </w:r>
      <w:r>
        <w:rPr>
          <w:sz w:val="16"/>
        </w:rPr>
        <w:t>Heath,</w:t>
      </w:r>
      <w:r>
        <w:rPr>
          <w:spacing w:val="-5"/>
          <w:sz w:val="16"/>
        </w:rPr>
        <w:t xml:space="preserve"> </w:t>
      </w:r>
      <w:r>
        <w:rPr>
          <w:sz w:val="16"/>
        </w:rPr>
        <w:t>R.</w:t>
      </w:r>
      <w:r>
        <w:rPr>
          <w:spacing w:val="-5"/>
          <w:sz w:val="16"/>
        </w:rPr>
        <w:t xml:space="preserve"> </w:t>
      </w:r>
      <w:r>
        <w:rPr>
          <w:sz w:val="16"/>
        </w:rPr>
        <w:t>A.</w:t>
      </w:r>
      <w:r>
        <w:rPr>
          <w:spacing w:val="-5"/>
          <w:sz w:val="16"/>
        </w:rPr>
        <w:t xml:space="preserve"> </w:t>
      </w:r>
      <w:r>
        <w:rPr>
          <w:sz w:val="16"/>
        </w:rPr>
        <w:t>Houghton,</w:t>
      </w:r>
      <w:r>
        <w:rPr>
          <w:spacing w:val="-5"/>
          <w:sz w:val="16"/>
        </w:rPr>
        <w:t xml:space="preserve"> </w:t>
      </w:r>
      <w:r>
        <w:rPr>
          <w:sz w:val="16"/>
        </w:rPr>
        <w:t>R.</w:t>
      </w:r>
      <w:r>
        <w:rPr>
          <w:spacing w:val="30"/>
          <w:sz w:val="16"/>
        </w:rPr>
        <w:t xml:space="preserve"> </w:t>
      </w:r>
      <w:r>
        <w:rPr>
          <w:sz w:val="16"/>
        </w:rPr>
        <w:t>Jackson,</w:t>
      </w:r>
      <w:r>
        <w:rPr>
          <w:spacing w:val="-5"/>
          <w:sz w:val="16"/>
        </w:rPr>
        <w:t xml:space="preserve"> </w:t>
      </w:r>
      <w:r>
        <w:rPr>
          <w:sz w:val="16"/>
        </w:rPr>
        <w:t>J.</w:t>
      </w:r>
      <w:r>
        <w:rPr>
          <w:spacing w:val="-5"/>
          <w:sz w:val="16"/>
        </w:rPr>
        <w:t xml:space="preserve"> </w:t>
      </w:r>
      <w:r>
        <w:rPr>
          <w:sz w:val="16"/>
        </w:rPr>
        <w:t>F.</w:t>
      </w:r>
      <w:r>
        <w:rPr>
          <w:spacing w:val="-5"/>
          <w:sz w:val="16"/>
        </w:rPr>
        <w:t xml:space="preserve"> </w:t>
      </w:r>
      <w:r>
        <w:rPr>
          <w:sz w:val="16"/>
        </w:rPr>
        <w:t>Morrison,</w:t>
      </w:r>
      <w:r>
        <w:rPr>
          <w:spacing w:val="-5"/>
          <w:sz w:val="16"/>
        </w:rPr>
        <w:t xml:space="preserve"> </w:t>
      </w:r>
      <w:r>
        <w:rPr>
          <w:sz w:val="16"/>
        </w:rPr>
        <w:t>B.</w:t>
      </w:r>
      <w:r>
        <w:rPr>
          <w:spacing w:val="-5"/>
          <w:sz w:val="16"/>
        </w:rPr>
        <w:t xml:space="preserve"> </w:t>
      </w:r>
      <w:r>
        <w:rPr>
          <w:sz w:val="16"/>
        </w:rPr>
        <w:t>C.</w:t>
      </w:r>
      <w:r>
        <w:rPr>
          <w:spacing w:val="-5"/>
          <w:sz w:val="16"/>
        </w:rPr>
        <w:t xml:space="preserve"> </w:t>
      </w:r>
      <w:r>
        <w:rPr>
          <w:spacing w:val="-2"/>
          <w:sz w:val="16"/>
        </w:rPr>
        <w:t>Murr</w:t>
      </w:r>
      <w:bookmarkStart w:id="114" w:name="_bookmark38"/>
      <w:bookmarkEnd w:id="114"/>
      <w:r>
        <w:rPr>
          <w:spacing w:val="-2"/>
          <w:sz w:val="16"/>
        </w:rPr>
        <w:t>ay,</w:t>
      </w:r>
    </w:p>
    <w:p w14:paraId="3DE21880" w14:textId="77777777" w:rsidR="00982EA8" w:rsidRDefault="00000000">
      <w:pPr>
        <w:spacing w:before="10" w:line="196" w:lineRule="auto"/>
        <w:ind w:left="305" w:right="38"/>
        <w:jc w:val="both"/>
        <w:rPr>
          <w:sz w:val="16"/>
        </w:rPr>
      </w:pPr>
      <w:r>
        <w:rPr>
          <w:spacing w:val="-2"/>
          <w:sz w:val="16"/>
        </w:rPr>
        <w:t>D.</w:t>
      </w:r>
      <w:r>
        <w:rPr>
          <w:spacing w:val="-6"/>
          <w:sz w:val="16"/>
        </w:rPr>
        <w:t xml:space="preserve"> </w:t>
      </w:r>
      <w:r>
        <w:rPr>
          <w:spacing w:val="-2"/>
          <w:sz w:val="16"/>
        </w:rPr>
        <w:t>E.</w:t>
      </w:r>
      <w:r>
        <w:rPr>
          <w:spacing w:val="-6"/>
          <w:sz w:val="16"/>
        </w:rPr>
        <w:t xml:space="preserve"> </w:t>
      </w:r>
      <w:r>
        <w:rPr>
          <w:spacing w:val="-2"/>
          <w:sz w:val="16"/>
        </w:rPr>
        <w:t>Pataki,</w:t>
      </w:r>
      <w:r>
        <w:rPr>
          <w:spacing w:val="-4"/>
          <w:sz w:val="16"/>
        </w:rPr>
        <w:t xml:space="preserve"> </w:t>
      </w:r>
      <w:r>
        <w:rPr>
          <w:spacing w:val="-2"/>
          <w:sz w:val="16"/>
        </w:rPr>
        <w:t>and</w:t>
      </w:r>
      <w:r>
        <w:rPr>
          <w:spacing w:val="-6"/>
          <w:sz w:val="16"/>
        </w:rPr>
        <w:t xml:space="preserve"> </w:t>
      </w:r>
      <w:r>
        <w:rPr>
          <w:spacing w:val="-2"/>
          <w:sz w:val="16"/>
        </w:rPr>
        <w:t>E.</w:t>
      </w:r>
      <w:r>
        <w:rPr>
          <w:spacing w:val="-6"/>
          <w:sz w:val="16"/>
        </w:rPr>
        <w:t xml:space="preserve"> </w:t>
      </w:r>
      <w:r>
        <w:rPr>
          <w:spacing w:val="-2"/>
          <w:sz w:val="16"/>
        </w:rPr>
        <w:t>Skog,</w:t>
      </w:r>
      <w:r>
        <w:rPr>
          <w:spacing w:val="-4"/>
          <w:sz w:val="16"/>
        </w:rPr>
        <w:t xml:space="preserve"> </w:t>
      </w:r>
      <w:r>
        <w:rPr>
          <w:spacing w:val="-2"/>
          <w:sz w:val="16"/>
        </w:rPr>
        <w:t>Kenneth.</w:t>
      </w:r>
      <w:r>
        <w:rPr>
          <w:spacing w:val="5"/>
          <w:sz w:val="16"/>
        </w:rPr>
        <w:t xml:space="preserve"> </w:t>
      </w:r>
      <w:r>
        <w:rPr>
          <w:spacing w:val="-2"/>
          <w:sz w:val="16"/>
        </w:rPr>
        <w:t>A</w:t>
      </w:r>
      <w:r>
        <w:rPr>
          <w:spacing w:val="-6"/>
          <w:sz w:val="16"/>
        </w:rPr>
        <w:t xml:space="preserve"> </w:t>
      </w:r>
      <w:r>
        <w:rPr>
          <w:spacing w:val="-2"/>
          <w:sz w:val="16"/>
        </w:rPr>
        <w:t>synthesis</w:t>
      </w:r>
      <w:r>
        <w:rPr>
          <w:spacing w:val="-6"/>
          <w:sz w:val="16"/>
        </w:rPr>
        <w:t xml:space="preserve"> </w:t>
      </w:r>
      <w:r>
        <w:rPr>
          <w:spacing w:val="-2"/>
          <w:sz w:val="16"/>
        </w:rPr>
        <w:t>of</w:t>
      </w:r>
      <w:r>
        <w:rPr>
          <w:spacing w:val="-6"/>
          <w:sz w:val="16"/>
        </w:rPr>
        <w:t xml:space="preserve"> </w:t>
      </w:r>
      <w:r>
        <w:rPr>
          <w:spacing w:val="-2"/>
          <w:sz w:val="16"/>
        </w:rPr>
        <w:t>current</w:t>
      </w:r>
      <w:r>
        <w:rPr>
          <w:spacing w:val="-6"/>
          <w:sz w:val="16"/>
        </w:rPr>
        <w:t xml:space="preserve"> </w:t>
      </w:r>
      <w:r>
        <w:rPr>
          <w:spacing w:val="-2"/>
          <w:sz w:val="16"/>
        </w:rPr>
        <w:t>knowledge</w:t>
      </w:r>
      <w:r>
        <w:rPr>
          <w:spacing w:val="-6"/>
          <w:sz w:val="16"/>
        </w:rPr>
        <w:t xml:space="preserve"> </w:t>
      </w:r>
      <w:r>
        <w:rPr>
          <w:spacing w:val="-2"/>
          <w:sz w:val="16"/>
        </w:rPr>
        <w:t>on</w:t>
      </w:r>
      <w:r>
        <w:rPr>
          <w:spacing w:val="40"/>
          <w:sz w:val="16"/>
        </w:rPr>
        <w:t xml:space="preserve"> </w:t>
      </w:r>
      <w:r>
        <w:rPr>
          <w:spacing w:val="-2"/>
          <w:sz w:val="16"/>
        </w:rPr>
        <w:t>forests and carbon storage in the United States.</w:t>
      </w:r>
      <w:r>
        <w:rPr>
          <w:spacing w:val="12"/>
          <w:sz w:val="16"/>
        </w:rPr>
        <w:t xml:space="preserve"> </w:t>
      </w:r>
      <w:r>
        <w:rPr>
          <w:i/>
          <w:spacing w:val="-2"/>
          <w:sz w:val="16"/>
        </w:rPr>
        <w:t>Ecological Applications</w:t>
      </w:r>
      <w:r>
        <w:rPr>
          <w:spacing w:val="-2"/>
          <w:sz w:val="16"/>
        </w:rPr>
        <w:t>,</w:t>
      </w:r>
      <w:r>
        <w:rPr>
          <w:spacing w:val="40"/>
          <w:sz w:val="16"/>
        </w:rPr>
        <w:t xml:space="preserve"> </w:t>
      </w:r>
      <w:bookmarkStart w:id="115" w:name="_bookmark39"/>
      <w:bookmarkEnd w:id="115"/>
      <w:r>
        <w:rPr>
          <w:sz w:val="16"/>
        </w:rPr>
        <w:t>21(December 2010):1902–1924, 2011.</w:t>
      </w:r>
    </w:p>
    <w:p w14:paraId="25D2B7CD" w14:textId="77777777" w:rsidR="00982EA8" w:rsidRDefault="00000000">
      <w:pPr>
        <w:spacing w:line="193" w:lineRule="exact"/>
        <w:ind w:left="106"/>
        <w:jc w:val="both"/>
        <w:rPr>
          <w:sz w:val="16"/>
        </w:rPr>
      </w:pPr>
      <w:r>
        <w:rPr>
          <w:sz w:val="16"/>
        </w:rPr>
        <w:t>N.</w:t>
      </w:r>
      <w:r>
        <w:rPr>
          <w:spacing w:val="-2"/>
          <w:sz w:val="16"/>
        </w:rPr>
        <w:t xml:space="preserve"> </w:t>
      </w:r>
      <w:r>
        <w:rPr>
          <w:sz w:val="16"/>
        </w:rPr>
        <w:t>J.</w:t>
      </w:r>
      <w:r>
        <w:rPr>
          <w:spacing w:val="-2"/>
          <w:sz w:val="16"/>
        </w:rPr>
        <w:t xml:space="preserve"> </w:t>
      </w:r>
      <w:r>
        <w:rPr>
          <w:sz w:val="16"/>
        </w:rPr>
        <w:t>Mellor,</w:t>
      </w:r>
      <w:r>
        <w:rPr>
          <w:spacing w:val="-1"/>
          <w:sz w:val="16"/>
        </w:rPr>
        <w:t xml:space="preserve"> </w:t>
      </w:r>
      <w:r>
        <w:rPr>
          <w:sz w:val="16"/>
        </w:rPr>
        <w:t>J.</w:t>
      </w:r>
      <w:r>
        <w:rPr>
          <w:spacing w:val="-2"/>
          <w:sz w:val="16"/>
        </w:rPr>
        <w:t xml:space="preserve"> </w:t>
      </w:r>
      <w:proofErr w:type="spellStart"/>
      <w:r>
        <w:rPr>
          <w:sz w:val="16"/>
        </w:rPr>
        <w:t>Hellerich</w:t>
      </w:r>
      <w:proofErr w:type="spellEnd"/>
      <w:r>
        <w:rPr>
          <w:sz w:val="16"/>
        </w:rPr>
        <w:t>,</w:t>
      </w:r>
      <w:r>
        <w:rPr>
          <w:spacing w:val="-1"/>
          <w:sz w:val="16"/>
        </w:rPr>
        <w:t xml:space="preserve"> </w:t>
      </w:r>
      <w:r>
        <w:rPr>
          <w:sz w:val="16"/>
        </w:rPr>
        <w:t>R.</w:t>
      </w:r>
      <w:r>
        <w:rPr>
          <w:spacing w:val="-1"/>
          <w:sz w:val="16"/>
        </w:rPr>
        <w:t xml:space="preserve"> </w:t>
      </w:r>
      <w:proofErr w:type="spellStart"/>
      <w:r>
        <w:rPr>
          <w:sz w:val="16"/>
        </w:rPr>
        <w:t>Drijber</w:t>
      </w:r>
      <w:proofErr w:type="spellEnd"/>
      <w:r>
        <w:rPr>
          <w:sz w:val="16"/>
        </w:rPr>
        <w:t>,</w:t>
      </w:r>
      <w:r>
        <w:rPr>
          <w:spacing w:val="-1"/>
          <w:sz w:val="16"/>
        </w:rPr>
        <w:t xml:space="preserve"> </w:t>
      </w:r>
      <w:r>
        <w:rPr>
          <w:sz w:val="16"/>
        </w:rPr>
        <w:t>S.</w:t>
      </w:r>
      <w:r>
        <w:rPr>
          <w:spacing w:val="-2"/>
          <w:sz w:val="16"/>
        </w:rPr>
        <w:t xml:space="preserve"> </w:t>
      </w:r>
      <w:r>
        <w:rPr>
          <w:sz w:val="16"/>
        </w:rPr>
        <w:t>J.</w:t>
      </w:r>
      <w:r>
        <w:rPr>
          <w:spacing w:val="-2"/>
          <w:sz w:val="16"/>
        </w:rPr>
        <w:t xml:space="preserve"> </w:t>
      </w:r>
      <w:r>
        <w:rPr>
          <w:sz w:val="16"/>
        </w:rPr>
        <w:t>Morris,</w:t>
      </w:r>
      <w:r>
        <w:rPr>
          <w:spacing w:val="-1"/>
          <w:sz w:val="16"/>
        </w:rPr>
        <w:t xml:space="preserve"> </w:t>
      </w:r>
      <w:r>
        <w:rPr>
          <w:sz w:val="16"/>
        </w:rPr>
        <w:t>M.</w:t>
      </w:r>
      <w:r>
        <w:rPr>
          <w:spacing w:val="-2"/>
          <w:sz w:val="16"/>
        </w:rPr>
        <w:t xml:space="preserve"> </w:t>
      </w:r>
      <w:r>
        <w:rPr>
          <w:sz w:val="16"/>
        </w:rPr>
        <w:t>E.</w:t>
      </w:r>
      <w:r>
        <w:rPr>
          <w:spacing w:val="-1"/>
          <w:sz w:val="16"/>
        </w:rPr>
        <w:t xml:space="preserve"> </w:t>
      </w:r>
      <w:proofErr w:type="spellStart"/>
      <w:r>
        <w:rPr>
          <w:sz w:val="16"/>
        </w:rPr>
        <w:t>Stromberger</w:t>
      </w:r>
      <w:proofErr w:type="spellEnd"/>
      <w:r>
        <w:rPr>
          <w:sz w:val="16"/>
        </w:rPr>
        <w:t>,</w:t>
      </w:r>
      <w:r>
        <w:rPr>
          <w:spacing w:val="-1"/>
          <w:sz w:val="16"/>
        </w:rPr>
        <w:t xml:space="preserve"> </w:t>
      </w:r>
      <w:bookmarkStart w:id="116" w:name="_bookmark40"/>
      <w:bookmarkEnd w:id="116"/>
      <w:r>
        <w:rPr>
          <w:spacing w:val="-5"/>
          <w:sz w:val="16"/>
        </w:rPr>
        <w:t>and</w:t>
      </w:r>
    </w:p>
    <w:p w14:paraId="1FE1EA06" w14:textId="77777777" w:rsidR="00982EA8" w:rsidRDefault="00000000">
      <w:pPr>
        <w:spacing w:before="9" w:line="196" w:lineRule="auto"/>
        <w:ind w:left="305" w:right="38"/>
        <w:jc w:val="both"/>
        <w:rPr>
          <w:sz w:val="16"/>
        </w:rPr>
      </w:pPr>
      <w:r>
        <w:rPr>
          <w:sz w:val="16"/>
        </w:rPr>
        <w:t>E. A. Paul.</w:t>
      </w:r>
      <w:r>
        <w:rPr>
          <w:spacing w:val="36"/>
          <w:sz w:val="16"/>
        </w:rPr>
        <w:t xml:space="preserve"> </w:t>
      </w:r>
      <w:r>
        <w:rPr>
          <w:sz w:val="16"/>
        </w:rPr>
        <w:t>Changes in Ecosystem Carbon Following Afforestation of</w:t>
      </w:r>
      <w:r>
        <w:rPr>
          <w:spacing w:val="40"/>
          <w:sz w:val="16"/>
        </w:rPr>
        <w:t xml:space="preserve"> </w:t>
      </w:r>
      <w:r>
        <w:rPr>
          <w:sz w:val="16"/>
        </w:rPr>
        <w:t>Native Sand Prairie.</w:t>
      </w:r>
      <w:r>
        <w:rPr>
          <w:spacing w:val="40"/>
          <w:sz w:val="16"/>
        </w:rPr>
        <w:t xml:space="preserve"> </w:t>
      </w:r>
      <w:r>
        <w:rPr>
          <w:i/>
          <w:sz w:val="16"/>
        </w:rPr>
        <w:t>Soil Science Society of America Journal</w:t>
      </w:r>
      <w:r>
        <w:rPr>
          <w:sz w:val="16"/>
        </w:rPr>
        <w:t>, 77(5):</w:t>
      </w:r>
      <w:r>
        <w:rPr>
          <w:spacing w:val="40"/>
          <w:sz w:val="16"/>
        </w:rPr>
        <w:t xml:space="preserve"> </w:t>
      </w:r>
      <w:r>
        <w:rPr>
          <w:sz w:val="16"/>
        </w:rPr>
        <w:t>1613,</w:t>
      </w:r>
      <w:r>
        <w:rPr>
          <w:spacing w:val="20"/>
          <w:sz w:val="16"/>
        </w:rPr>
        <w:t xml:space="preserve"> </w:t>
      </w:r>
      <w:r>
        <w:rPr>
          <w:sz w:val="16"/>
        </w:rPr>
        <w:t>2013.</w:t>
      </w:r>
      <w:r>
        <w:rPr>
          <w:spacing w:val="61"/>
          <w:w w:val="150"/>
          <w:sz w:val="16"/>
        </w:rPr>
        <w:t xml:space="preserve"> </w:t>
      </w:r>
      <w:r>
        <w:rPr>
          <w:sz w:val="16"/>
        </w:rPr>
        <w:t>ISSN</w:t>
      </w:r>
      <w:r>
        <w:rPr>
          <w:spacing w:val="15"/>
          <w:sz w:val="16"/>
        </w:rPr>
        <w:t xml:space="preserve"> </w:t>
      </w:r>
      <w:r>
        <w:rPr>
          <w:sz w:val="16"/>
        </w:rPr>
        <w:t>0361-5995.</w:t>
      </w:r>
      <w:r>
        <w:rPr>
          <w:spacing w:val="61"/>
          <w:w w:val="150"/>
          <w:sz w:val="16"/>
        </w:rPr>
        <w:t xml:space="preserve"> </w:t>
      </w:r>
      <w:proofErr w:type="spellStart"/>
      <w:r>
        <w:rPr>
          <w:sz w:val="16"/>
        </w:rPr>
        <w:t>doi</w:t>
      </w:r>
      <w:proofErr w:type="spellEnd"/>
      <w:r>
        <w:rPr>
          <w:sz w:val="16"/>
        </w:rPr>
        <w:t>:</w:t>
      </w:r>
      <w:r>
        <w:rPr>
          <w:spacing w:val="46"/>
          <w:sz w:val="16"/>
        </w:rPr>
        <w:t xml:space="preserve"> </w:t>
      </w:r>
      <w:r>
        <w:rPr>
          <w:sz w:val="16"/>
        </w:rPr>
        <w:t>10.2136/sssaj2012.0327.</w:t>
      </w:r>
      <w:r>
        <w:rPr>
          <w:spacing w:val="81"/>
          <w:sz w:val="16"/>
        </w:rPr>
        <w:t xml:space="preserve"> </w:t>
      </w:r>
      <w:bookmarkStart w:id="117" w:name="_bookmark41"/>
      <w:bookmarkEnd w:id="117"/>
      <w:r>
        <w:rPr>
          <w:spacing w:val="-5"/>
          <w:sz w:val="16"/>
        </w:rPr>
        <w:t>URL</w:t>
      </w:r>
    </w:p>
    <w:bookmarkStart w:id="118" w:name="_bookmark42"/>
    <w:bookmarkEnd w:id="118"/>
    <w:p w14:paraId="38DBA4A6" w14:textId="77777777" w:rsidR="00982EA8" w:rsidRDefault="00000000">
      <w:pPr>
        <w:spacing w:line="193" w:lineRule="exact"/>
        <w:ind w:left="305"/>
        <w:rPr>
          <w:sz w:val="16"/>
        </w:rPr>
      </w:pPr>
      <w:r>
        <w:fldChar w:fldCharType="begin"/>
      </w:r>
      <w:r>
        <w:instrText>HYPERLINK "https://www.soils.org/publications/sssaj/abstracts/77/5/1613" \h</w:instrText>
      </w:r>
      <w:r>
        <w:fldChar w:fldCharType="separate"/>
      </w:r>
      <w:r>
        <w:rPr>
          <w:rFonts w:ascii="Arial"/>
          <w:color w:val="2F4F4F"/>
          <w:spacing w:val="-2"/>
          <w:w w:val="120"/>
          <w:sz w:val="13"/>
        </w:rPr>
        <w:t>https://www.soils.org/publications/sssaj/abstracts/77/5/1613</w:t>
      </w:r>
      <w:r>
        <w:rPr>
          <w:rFonts w:ascii="Arial"/>
          <w:color w:val="2F4F4F"/>
          <w:spacing w:val="-2"/>
          <w:w w:val="120"/>
          <w:sz w:val="13"/>
        </w:rPr>
        <w:fldChar w:fldCharType="end"/>
      </w:r>
      <w:r>
        <w:rPr>
          <w:spacing w:val="-2"/>
          <w:w w:val="120"/>
          <w:sz w:val="16"/>
        </w:rPr>
        <w:t>.</w:t>
      </w:r>
    </w:p>
    <w:p w14:paraId="5D483E2F" w14:textId="77777777" w:rsidR="00982EA8" w:rsidRDefault="00000000">
      <w:pPr>
        <w:spacing w:line="199" w:lineRule="exact"/>
        <w:ind w:left="106"/>
        <w:jc w:val="both"/>
        <w:rPr>
          <w:sz w:val="16"/>
        </w:rPr>
      </w:pPr>
      <w:r>
        <w:rPr>
          <w:sz w:val="16"/>
        </w:rPr>
        <w:t>S.</w:t>
      </w:r>
      <w:r>
        <w:rPr>
          <w:spacing w:val="14"/>
          <w:sz w:val="16"/>
        </w:rPr>
        <w:t xml:space="preserve"> </w:t>
      </w:r>
      <w:r>
        <w:rPr>
          <w:sz w:val="16"/>
        </w:rPr>
        <w:t>L.</w:t>
      </w:r>
      <w:r>
        <w:rPr>
          <w:spacing w:val="14"/>
          <w:sz w:val="16"/>
        </w:rPr>
        <w:t xml:space="preserve"> </w:t>
      </w:r>
      <w:r>
        <w:rPr>
          <w:sz w:val="16"/>
        </w:rPr>
        <w:t>Morford,</w:t>
      </w:r>
      <w:r>
        <w:rPr>
          <w:spacing w:val="18"/>
          <w:sz w:val="16"/>
        </w:rPr>
        <w:t xml:space="preserve"> </w:t>
      </w:r>
      <w:r>
        <w:rPr>
          <w:sz w:val="16"/>
        </w:rPr>
        <w:t>B.</w:t>
      </w:r>
      <w:r>
        <w:rPr>
          <w:spacing w:val="14"/>
          <w:sz w:val="16"/>
        </w:rPr>
        <w:t xml:space="preserve"> </w:t>
      </w:r>
      <w:r>
        <w:rPr>
          <w:sz w:val="16"/>
        </w:rPr>
        <w:t>W.</w:t>
      </w:r>
      <w:r>
        <w:rPr>
          <w:spacing w:val="14"/>
          <w:sz w:val="16"/>
        </w:rPr>
        <w:t xml:space="preserve"> </w:t>
      </w:r>
      <w:r>
        <w:rPr>
          <w:sz w:val="16"/>
        </w:rPr>
        <w:t>Allred,</w:t>
      </w:r>
      <w:r>
        <w:rPr>
          <w:spacing w:val="19"/>
          <w:sz w:val="16"/>
        </w:rPr>
        <w:t xml:space="preserve"> </w:t>
      </w:r>
      <w:r>
        <w:rPr>
          <w:sz w:val="16"/>
        </w:rPr>
        <w:t>D.</w:t>
      </w:r>
      <w:r>
        <w:rPr>
          <w:spacing w:val="14"/>
          <w:sz w:val="16"/>
        </w:rPr>
        <w:t xml:space="preserve"> </w:t>
      </w:r>
      <w:proofErr w:type="spellStart"/>
      <w:r>
        <w:rPr>
          <w:sz w:val="16"/>
        </w:rPr>
        <w:t>Twidwell</w:t>
      </w:r>
      <w:proofErr w:type="spellEnd"/>
      <w:r>
        <w:rPr>
          <w:sz w:val="16"/>
        </w:rPr>
        <w:t>,</w:t>
      </w:r>
      <w:r>
        <w:rPr>
          <w:spacing w:val="18"/>
          <w:sz w:val="16"/>
        </w:rPr>
        <w:t xml:space="preserve"> </w:t>
      </w:r>
      <w:r>
        <w:rPr>
          <w:sz w:val="16"/>
        </w:rPr>
        <w:t>M.</w:t>
      </w:r>
      <w:r>
        <w:rPr>
          <w:spacing w:val="15"/>
          <w:sz w:val="16"/>
        </w:rPr>
        <w:t xml:space="preserve"> </w:t>
      </w:r>
      <w:r>
        <w:rPr>
          <w:sz w:val="16"/>
        </w:rPr>
        <w:t>O.</w:t>
      </w:r>
      <w:r>
        <w:rPr>
          <w:spacing w:val="14"/>
          <w:sz w:val="16"/>
        </w:rPr>
        <w:t xml:space="preserve"> </w:t>
      </w:r>
      <w:r>
        <w:rPr>
          <w:sz w:val="16"/>
        </w:rPr>
        <w:t>Jones,</w:t>
      </w:r>
      <w:r>
        <w:rPr>
          <w:spacing w:val="18"/>
          <w:sz w:val="16"/>
        </w:rPr>
        <w:t xml:space="preserve"> </w:t>
      </w:r>
      <w:r>
        <w:rPr>
          <w:sz w:val="16"/>
        </w:rPr>
        <w:t>J.</w:t>
      </w:r>
      <w:r>
        <w:rPr>
          <w:spacing w:val="14"/>
          <w:sz w:val="16"/>
        </w:rPr>
        <w:t xml:space="preserve"> </w:t>
      </w:r>
      <w:r>
        <w:rPr>
          <w:sz w:val="16"/>
        </w:rPr>
        <w:t>D.</w:t>
      </w:r>
      <w:r>
        <w:rPr>
          <w:spacing w:val="14"/>
          <w:sz w:val="16"/>
        </w:rPr>
        <w:t xml:space="preserve"> </w:t>
      </w:r>
      <w:r>
        <w:rPr>
          <w:spacing w:val="-2"/>
          <w:sz w:val="16"/>
        </w:rPr>
        <w:t>Maest</w:t>
      </w:r>
      <w:bookmarkStart w:id="119" w:name="_bookmark43"/>
      <w:bookmarkEnd w:id="119"/>
      <w:r>
        <w:rPr>
          <w:spacing w:val="-2"/>
          <w:sz w:val="16"/>
        </w:rPr>
        <w:t>as,</w:t>
      </w:r>
    </w:p>
    <w:p w14:paraId="37866EA9" w14:textId="77777777" w:rsidR="00982EA8" w:rsidRDefault="00000000">
      <w:pPr>
        <w:spacing w:before="9" w:line="196" w:lineRule="auto"/>
        <w:ind w:left="305" w:right="38"/>
        <w:jc w:val="both"/>
        <w:rPr>
          <w:sz w:val="16"/>
        </w:rPr>
      </w:pPr>
      <w:r>
        <w:rPr>
          <w:sz w:val="16"/>
        </w:rPr>
        <w:t>C. P. Roberts, and D. E. Naugle.</w:t>
      </w:r>
      <w:r>
        <w:rPr>
          <w:spacing w:val="40"/>
          <w:sz w:val="16"/>
        </w:rPr>
        <w:t xml:space="preserve"> </w:t>
      </w:r>
      <w:r>
        <w:rPr>
          <w:sz w:val="16"/>
        </w:rPr>
        <w:t>Herbaceous production lost to tree</w:t>
      </w:r>
      <w:r>
        <w:rPr>
          <w:spacing w:val="40"/>
          <w:sz w:val="16"/>
        </w:rPr>
        <w:t xml:space="preserve"> </w:t>
      </w:r>
      <w:r>
        <w:rPr>
          <w:sz w:val="16"/>
        </w:rPr>
        <w:t>encroachment</w:t>
      </w:r>
      <w:r>
        <w:rPr>
          <w:spacing w:val="-10"/>
          <w:sz w:val="16"/>
        </w:rPr>
        <w:t xml:space="preserve"> </w:t>
      </w:r>
      <w:r>
        <w:rPr>
          <w:sz w:val="16"/>
        </w:rPr>
        <w:t>in</w:t>
      </w:r>
      <w:r>
        <w:rPr>
          <w:spacing w:val="-10"/>
          <w:sz w:val="16"/>
        </w:rPr>
        <w:t xml:space="preserve"> </w:t>
      </w:r>
      <w:r>
        <w:rPr>
          <w:sz w:val="16"/>
        </w:rPr>
        <w:t>United</w:t>
      </w:r>
      <w:r>
        <w:rPr>
          <w:spacing w:val="-10"/>
          <w:sz w:val="16"/>
        </w:rPr>
        <w:t xml:space="preserve"> </w:t>
      </w:r>
      <w:r>
        <w:rPr>
          <w:sz w:val="16"/>
        </w:rPr>
        <w:t>States</w:t>
      </w:r>
      <w:r>
        <w:rPr>
          <w:spacing w:val="-10"/>
          <w:sz w:val="16"/>
        </w:rPr>
        <w:t xml:space="preserve"> </w:t>
      </w:r>
      <w:r>
        <w:rPr>
          <w:sz w:val="16"/>
        </w:rPr>
        <w:t>rangelands.</w:t>
      </w:r>
      <w:r>
        <w:rPr>
          <w:spacing w:val="2"/>
          <w:sz w:val="16"/>
        </w:rPr>
        <w:t xml:space="preserve"> </w:t>
      </w:r>
      <w:r>
        <w:rPr>
          <w:i/>
          <w:sz w:val="16"/>
        </w:rPr>
        <w:t>Journal</w:t>
      </w:r>
      <w:r>
        <w:rPr>
          <w:i/>
          <w:spacing w:val="-10"/>
          <w:sz w:val="16"/>
        </w:rPr>
        <w:t xml:space="preserve"> </w:t>
      </w:r>
      <w:r>
        <w:rPr>
          <w:i/>
          <w:sz w:val="16"/>
        </w:rPr>
        <w:t>of</w:t>
      </w:r>
      <w:r>
        <w:rPr>
          <w:i/>
          <w:spacing w:val="-10"/>
          <w:sz w:val="16"/>
        </w:rPr>
        <w:t xml:space="preserve"> </w:t>
      </w:r>
      <w:r>
        <w:rPr>
          <w:i/>
          <w:sz w:val="16"/>
        </w:rPr>
        <w:t>Applied</w:t>
      </w:r>
      <w:r>
        <w:rPr>
          <w:i/>
          <w:spacing w:val="-10"/>
          <w:sz w:val="16"/>
        </w:rPr>
        <w:t xml:space="preserve"> </w:t>
      </w:r>
      <w:bookmarkStart w:id="120" w:name="_bookmark44"/>
      <w:bookmarkEnd w:id="120"/>
      <w:r>
        <w:rPr>
          <w:i/>
          <w:sz w:val="16"/>
        </w:rPr>
        <w:t>Ecology</w:t>
      </w:r>
      <w:r>
        <w:rPr>
          <w:sz w:val="16"/>
        </w:rPr>
        <w:t>,</w:t>
      </w:r>
      <w:r>
        <w:rPr>
          <w:spacing w:val="40"/>
          <w:sz w:val="16"/>
        </w:rPr>
        <w:t xml:space="preserve"> </w:t>
      </w:r>
      <w:bookmarkStart w:id="121" w:name="_bookmark45"/>
      <w:bookmarkEnd w:id="121"/>
      <w:r>
        <w:rPr>
          <w:sz w:val="16"/>
        </w:rPr>
        <w:t xml:space="preserve">2022. ISSN 13652664. </w:t>
      </w:r>
      <w:proofErr w:type="spellStart"/>
      <w:r>
        <w:rPr>
          <w:sz w:val="16"/>
        </w:rPr>
        <w:t>doi</w:t>
      </w:r>
      <w:proofErr w:type="spellEnd"/>
      <w:r>
        <w:rPr>
          <w:sz w:val="16"/>
        </w:rPr>
        <w:t>: 10.1111/1365-2664.14288.</w:t>
      </w:r>
    </w:p>
    <w:p w14:paraId="3B501E37" w14:textId="77777777" w:rsidR="00982EA8" w:rsidRDefault="00000000">
      <w:pPr>
        <w:spacing w:before="3" w:line="196" w:lineRule="auto"/>
        <w:ind w:left="305" w:right="38" w:hanging="200"/>
        <w:jc w:val="both"/>
        <w:rPr>
          <w:sz w:val="16"/>
        </w:rPr>
      </w:pPr>
      <w:r>
        <w:rPr>
          <w:sz w:val="16"/>
        </w:rPr>
        <w:t>Nebraska</w:t>
      </w:r>
      <w:r>
        <w:rPr>
          <w:spacing w:val="-6"/>
          <w:sz w:val="16"/>
        </w:rPr>
        <w:t xml:space="preserve"> </w:t>
      </w:r>
      <w:r>
        <w:rPr>
          <w:sz w:val="16"/>
        </w:rPr>
        <w:t>Forest</w:t>
      </w:r>
      <w:r>
        <w:rPr>
          <w:spacing w:val="-6"/>
          <w:sz w:val="16"/>
        </w:rPr>
        <w:t xml:space="preserve"> </w:t>
      </w:r>
      <w:r>
        <w:rPr>
          <w:sz w:val="16"/>
        </w:rPr>
        <w:t>Service.</w:t>
      </w:r>
      <w:r>
        <w:rPr>
          <w:spacing w:val="19"/>
          <w:sz w:val="16"/>
        </w:rPr>
        <w:t xml:space="preserve"> </w:t>
      </w:r>
      <w:r>
        <w:rPr>
          <w:sz w:val="16"/>
        </w:rPr>
        <w:t>Nebraska’s</w:t>
      </w:r>
      <w:r>
        <w:rPr>
          <w:spacing w:val="-6"/>
          <w:sz w:val="16"/>
        </w:rPr>
        <w:t xml:space="preserve"> </w:t>
      </w:r>
      <w:r>
        <w:rPr>
          <w:sz w:val="16"/>
        </w:rPr>
        <w:t>Wildfire</w:t>
      </w:r>
      <w:r>
        <w:rPr>
          <w:spacing w:val="-6"/>
          <w:sz w:val="16"/>
        </w:rPr>
        <w:t xml:space="preserve"> </w:t>
      </w:r>
      <w:r>
        <w:rPr>
          <w:sz w:val="16"/>
        </w:rPr>
        <w:t>Control</w:t>
      </w:r>
      <w:r>
        <w:rPr>
          <w:spacing w:val="-6"/>
          <w:sz w:val="16"/>
        </w:rPr>
        <w:t xml:space="preserve"> </w:t>
      </w:r>
      <w:r>
        <w:rPr>
          <w:sz w:val="16"/>
        </w:rPr>
        <w:t>Act: Collaborating</w:t>
      </w:r>
      <w:r>
        <w:rPr>
          <w:spacing w:val="40"/>
          <w:sz w:val="16"/>
        </w:rPr>
        <w:t xml:space="preserve"> </w:t>
      </w:r>
      <w:bookmarkStart w:id="122" w:name="_bookmark46"/>
      <w:bookmarkEnd w:id="122"/>
      <w:r>
        <w:rPr>
          <w:sz w:val="16"/>
        </w:rPr>
        <w:t>to keep fires small.</w:t>
      </w:r>
      <w:r>
        <w:rPr>
          <w:spacing w:val="40"/>
          <w:sz w:val="16"/>
        </w:rPr>
        <w:t xml:space="preserve"> </w:t>
      </w:r>
      <w:r>
        <w:rPr>
          <w:sz w:val="16"/>
        </w:rPr>
        <w:t>Technical report, 2012.</w:t>
      </w:r>
      <w:r>
        <w:rPr>
          <w:spacing w:val="40"/>
          <w:sz w:val="16"/>
        </w:rPr>
        <w:t xml:space="preserve"> </w:t>
      </w:r>
      <w:r>
        <w:rPr>
          <w:sz w:val="16"/>
        </w:rPr>
        <w:t xml:space="preserve">URL </w:t>
      </w:r>
      <w:hyperlink r:id="rId31">
        <w:r>
          <w:rPr>
            <w:rFonts w:ascii="Arial" w:hAnsi="Arial"/>
            <w:color w:val="2F4F4F"/>
            <w:sz w:val="13"/>
          </w:rPr>
          <w:t>www.nfs.unl.edu</w:t>
        </w:r>
      </w:hyperlink>
      <w:r>
        <w:rPr>
          <w:sz w:val="16"/>
        </w:rPr>
        <w:t>.</w:t>
      </w:r>
    </w:p>
    <w:p w14:paraId="0BA3EF23" w14:textId="57C1F9F3" w:rsidR="00982EA8" w:rsidRDefault="00000000">
      <w:pPr>
        <w:spacing w:before="3" w:line="196" w:lineRule="auto"/>
        <w:ind w:left="305" w:right="38" w:hanging="200"/>
        <w:jc w:val="both"/>
        <w:rPr>
          <w:sz w:val="16"/>
        </w:rPr>
      </w:pPr>
      <w:r>
        <w:rPr>
          <w:sz w:val="16"/>
        </w:rPr>
        <w:t>Nebraska</w:t>
      </w:r>
      <w:r>
        <w:rPr>
          <w:spacing w:val="-12"/>
          <w:sz w:val="16"/>
        </w:rPr>
        <w:t xml:space="preserve"> </w:t>
      </w:r>
      <w:r>
        <w:rPr>
          <w:sz w:val="16"/>
        </w:rPr>
        <w:t>Legislature.</w:t>
      </w:r>
      <w:r>
        <w:rPr>
          <w:spacing w:val="-10"/>
          <w:sz w:val="16"/>
        </w:rPr>
        <w:t xml:space="preserve"> </w:t>
      </w:r>
      <w:r>
        <w:rPr>
          <w:sz w:val="16"/>
        </w:rPr>
        <w:t>State</w:t>
      </w:r>
      <w:r>
        <w:rPr>
          <w:spacing w:val="-10"/>
          <w:sz w:val="16"/>
        </w:rPr>
        <w:t xml:space="preserve"> </w:t>
      </w:r>
      <w:r>
        <w:rPr>
          <w:sz w:val="16"/>
        </w:rPr>
        <w:t>of</w:t>
      </w:r>
      <w:r>
        <w:rPr>
          <w:spacing w:val="-10"/>
          <w:sz w:val="16"/>
        </w:rPr>
        <w:t xml:space="preserve"> </w:t>
      </w:r>
      <w:r>
        <w:rPr>
          <w:sz w:val="16"/>
        </w:rPr>
        <w:t>Nebraska</w:t>
      </w:r>
      <w:r>
        <w:rPr>
          <w:spacing w:val="-10"/>
          <w:sz w:val="16"/>
        </w:rPr>
        <w:t xml:space="preserve"> </w:t>
      </w:r>
      <w:r>
        <w:rPr>
          <w:sz w:val="16"/>
        </w:rPr>
        <w:t>FY2011-12</w:t>
      </w:r>
      <w:r>
        <w:rPr>
          <w:spacing w:val="-10"/>
          <w:sz w:val="16"/>
        </w:rPr>
        <w:t xml:space="preserve"> </w:t>
      </w:r>
      <w:r>
        <w:rPr>
          <w:sz w:val="16"/>
        </w:rPr>
        <w:t>and</w:t>
      </w:r>
      <w:r>
        <w:rPr>
          <w:spacing w:val="-10"/>
          <w:sz w:val="16"/>
        </w:rPr>
        <w:t xml:space="preserve"> </w:t>
      </w:r>
      <w:r>
        <w:rPr>
          <w:sz w:val="16"/>
        </w:rPr>
        <w:t>FY2012-13</w:t>
      </w:r>
      <w:r>
        <w:rPr>
          <w:spacing w:val="-10"/>
          <w:sz w:val="16"/>
        </w:rPr>
        <w:t xml:space="preserve"> </w:t>
      </w:r>
      <w:bookmarkStart w:id="123" w:name="_bookmark47"/>
      <w:bookmarkEnd w:id="123"/>
      <w:r>
        <w:rPr>
          <w:sz w:val="16"/>
        </w:rPr>
        <w:t>Bien-</w:t>
      </w:r>
      <w:r>
        <w:rPr>
          <w:spacing w:val="40"/>
          <w:sz w:val="16"/>
        </w:rPr>
        <w:t xml:space="preserve"> </w:t>
      </w:r>
      <w:bookmarkStart w:id="124" w:name="_bookmark48"/>
      <w:bookmarkEnd w:id="124"/>
      <w:proofErr w:type="spellStart"/>
      <w:r>
        <w:rPr>
          <w:sz w:val="16"/>
        </w:rPr>
        <w:t>nial</w:t>
      </w:r>
      <w:proofErr w:type="spellEnd"/>
      <w:r>
        <w:rPr>
          <w:sz w:val="16"/>
        </w:rPr>
        <w:t xml:space="preserve"> Budget.</w:t>
      </w:r>
      <w:r>
        <w:rPr>
          <w:spacing w:val="40"/>
          <w:sz w:val="16"/>
        </w:rPr>
        <w:t xml:space="preserve"> </w:t>
      </w:r>
      <w:r>
        <w:rPr>
          <w:sz w:val="16"/>
        </w:rPr>
        <w:t>Technical report, 2012.</w:t>
      </w:r>
    </w:p>
    <w:p w14:paraId="2B19CC4F" w14:textId="77777777" w:rsidR="00982EA8" w:rsidRDefault="00000000">
      <w:pPr>
        <w:spacing w:before="2" w:line="196" w:lineRule="auto"/>
        <w:ind w:left="305" w:right="38" w:hanging="200"/>
        <w:jc w:val="both"/>
        <w:rPr>
          <w:sz w:val="16"/>
        </w:rPr>
      </w:pPr>
      <w:r>
        <w:rPr>
          <w:sz w:val="16"/>
        </w:rPr>
        <w:t>M. D. Norris, J. M. Blair, and L. C. Johnson.</w:t>
      </w:r>
      <w:r>
        <w:rPr>
          <w:spacing w:val="37"/>
          <w:sz w:val="16"/>
        </w:rPr>
        <w:t xml:space="preserve"> </w:t>
      </w:r>
      <w:r>
        <w:rPr>
          <w:sz w:val="16"/>
        </w:rPr>
        <w:t>Land cover change in east-</w:t>
      </w:r>
      <w:r>
        <w:rPr>
          <w:spacing w:val="40"/>
          <w:sz w:val="16"/>
        </w:rPr>
        <w:t xml:space="preserve"> </w:t>
      </w:r>
      <w:r>
        <w:rPr>
          <w:sz w:val="16"/>
        </w:rPr>
        <w:t>ern</w:t>
      </w:r>
      <w:r>
        <w:rPr>
          <w:spacing w:val="-10"/>
          <w:sz w:val="16"/>
        </w:rPr>
        <w:t xml:space="preserve"> </w:t>
      </w:r>
      <w:r>
        <w:rPr>
          <w:sz w:val="16"/>
        </w:rPr>
        <w:t>Kansas:</w:t>
      </w:r>
      <w:r>
        <w:rPr>
          <w:spacing w:val="-8"/>
          <w:sz w:val="16"/>
        </w:rPr>
        <w:t xml:space="preserve"> </w:t>
      </w:r>
      <w:r>
        <w:rPr>
          <w:sz w:val="16"/>
        </w:rPr>
        <w:t>litter</w:t>
      </w:r>
      <w:r>
        <w:rPr>
          <w:spacing w:val="-10"/>
          <w:sz w:val="16"/>
        </w:rPr>
        <w:t xml:space="preserve"> </w:t>
      </w:r>
      <w:r>
        <w:rPr>
          <w:sz w:val="16"/>
        </w:rPr>
        <w:t>dynamics</w:t>
      </w:r>
      <w:r>
        <w:rPr>
          <w:spacing w:val="-10"/>
          <w:sz w:val="16"/>
        </w:rPr>
        <w:t xml:space="preserve"> </w:t>
      </w:r>
      <w:r>
        <w:rPr>
          <w:sz w:val="16"/>
        </w:rPr>
        <w:t>of</w:t>
      </w:r>
      <w:r>
        <w:rPr>
          <w:spacing w:val="-10"/>
          <w:sz w:val="16"/>
        </w:rPr>
        <w:t xml:space="preserve"> </w:t>
      </w:r>
      <w:r>
        <w:rPr>
          <w:sz w:val="16"/>
        </w:rPr>
        <w:t>closed-canopy</w:t>
      </w:r>
      <w:r>
        <w:rPr>
          <w:spacing w:val="-10"/>
          <w:sz w:val="16"/>
        </w:rPr>
        <w:t xml:space="preserve"> </w:t>
      </w:r>
      <w:r>
        <w:rPr>
          <w:sz w:val="16"/>
        </w:rPr>
        <w:t>eastern</w:t>
      </w:r>
      <w:r>
        <w:rPr>
          <w:spacing w:val="-10"/>
          <w:sz w:val="16"/>
        </w:rPr>
        <w:t xml:space="preserve"> </w:t>
      </w:r>
      <w:r>
        <w:rPr>
          <w:sz w:val="16"/>
        </w:rPr>
        <w:t>redcedar</w:t>
      </w:r>
      <w:r>
        <w:rPr>
          <w:spacing w:val="-10"/>
          <w:sz w:val="16"/>
        </w:rPr>
        <w:t xml:space="preserve"> </w:t>
      </w:r>
      <w:r>
        <w:rPr>
          <w:sz w:val="16"/>
        </w:rPr>
        <w:t>forests</w:t>
      </w:r>
      <w:r>
        <w:rPr>
          <w:spacing w:val="-10"/>
          <w:sz w:val="16"/>
        </w:rPr>
        <w:t xml:space="preserve"> </w:t>
      </w:r>
      <w:r>
        <w:rPr>
          <w:sz w:val="16"/>
        </w:rPr>
        <w:t>in</w:t>
      </w:r>
      <w:r>
        <w:rPr>
          <w:spacing w:val="40"/>
          <w:sz w:val="16"/>
        </w:rPr>
        <w:t xml:space="preserve"> </w:t>
      </w:r>
      <w:r>
        <w:rPr>
          <w:sz w:val="16"/>
        </w:rPr>
        <w:t>tallgrass prairie.</w:t>
      </w:r>
      <w:r>
        <w:rPr>
          <w:spacing w:val="40"/>
          <w:sz w:val="16"/>
        </w:rPr>
        <w:t xml:space="preserve"> </w:t>
      </w:r>
      <w:r>
        <w:rPr>
          <w:i/>
          <w:sz w:val="16"/>
        </w:rPr>
        <w:t>Canadian Journal of Botany</w:t>
      </w:r>
      <w:r>
        <w:rPr>
          <w:sz w:val="16"/>
        </w:rPr>
        <w:t>, 79(2):214–222, 2001a.</w:t>
      </w:r>
      <w:r>
        <w:rPr>
          <w:spacing w:val="40"/>
          <w:sz w:val="16"/>
        </w:rPr>
        <w:t xml:space="preserve"> </w:t>
      </w:r>
      <w:bookmarkStart w:id="125" w:name="_bookmark49"/>
      <w:bookmarkEnd w:id="125"/>
      <w:r>
        <w:rPr>
          <w:sz w:val="16"/>
        </w:rPr>
        <w:t xml:space="preserve">ISSN 00084026. </w:t>
      </w:r>
      <w:proofErr w:type="spellStart"/>
      <w:r>
        <w:rPr>
          <w:sz w:val="16"/>
        </w:rPr>
        <w:t>doi</w:t>
      </w:r>
      <w:proofErr w:type="spellEnd"/>
      <w:r>
        <w:rPr>
          <w:sz w:val="16"/>
        </w:rPr>
        <w:t>: 10.1139/cjb-79-2-214.</w:t>
      </w:r>
    </w:p>
    <w:p w14:paraId="17BFCE30" w14:textId="77777777" w:rsidR="00982EA8" w:rsidRDefault="00000000">
      <w:pPr>
        <w:spacing w:before="5" w:line="196" w:lineRule="auto"/>
        <w:ind w:left="305" w:right="38" w:hanging="200"/>
        <w:jc w:val="both"/>
        <w:rPr>
          <w:sz w:val="16"/>
        </w:rPr>
      </w:pPr>
      <w:r>
        <w:rPr>
          <w:sz w:val="16"/>
        </w:rPr>
        <w:t>M. D. Norris, J. M. Blair, L. C. Johnson, and R. B. McKane.</w:t>
      </w:r>
      <w:r>
        <w:rPr>
          <w:spacing w:val="40"/>
          <w:sz w:val="16"/>
        </w:rPr>
        <w:t xml:space="preserve"> </w:t>
      </w:r>
      <w:r>
        <w:rPr>
          <w:sz w:val="16"/>
        </w:rPr>
        <w:t>Assessing</w:t>
      </w:r>
      <w:r>
        <w:rPr>
          <w:spacing w:val="40"/>
          <w:sz w:val="16"/>
        </w:rPr>
        <w:t xml:space="preserve"> </w:t>
      </w:r>
      <w:r>
        <w:rPr>
          <w:sz w:val="16"/>
        </w:rPr>
        <w:t>changes</w:t>
      </w:r>
      <w:r>
        <w:rPr>
          <w:spacing w:val="-7"/>
          <w:sz w:val="16"/>
        </w:rPr>
        <w:t xml:space="preserve"> </w:t>
      </w:r>
      <w:r>
        <w:rPr>
          <w:sz w:val="16"/>
        </w:rPr>
        <w:t>in</w:t>
      </w:r>
      <w:r>
        <w:rPr>
          <w:spacing w:val="-7"/>
          <w:sz w:val="16"/>
        </w:rPr>
        <w:t xml:space="preserve"> </w:t>
      </w:r>
      <w:r>
        <w:rPr>
          <w:sz w:val="16"/>
        </w:rPr>
        <w:t>biomass,</w:t>
      </w:r>
      <w:r>
        <w:rPr>
          <w:spacing w:val="-7"/>
          <w:sz w:val="16"/>
        </w:rPr>
        <w:t xml:space="preserve"> </w:t>
      </w:r>
      <w:r>
        <w:rPr>
          <w:sz w:val="16"/>
        </w:rPr>
        <w:t>productivity,</w:t>
      </w:r>
      <w:r>
        <w:rPr>
          <w:spacing w:val="-7"/>
          <w:sz w:val="16"/>
        </w:rPr>
        <w:t xml:space="preserve"> </w:t>
      </w:r>
      <w:r>
        <w:rPr>
          <w:sz w:val="16"/>
        </w:rPr>
        <w:t>and</w:t>
      </w:r>
      <w:r>
        <w:rPr>
          <w:spacing w:val="-7"/>
          <w:sz w:val="16"/>
        </w:rPr>
        <w:t xml:space="preserve"> </w:t>
      </w:r>
      <w:r>
        <w:rPr>
          <w:sz w:val="16"/>
        </w:rPr>
        <w:t>C</w:t>
      </w:r>
      <w:r>
        <w:rPr>
          <w:spacing w:val="-7"/>
          <w:sz w:val="16"/>
        </w:rPr>
        <w:t xml:space="preserve"> </w:t>
      </w:r>
      <w:r>
        <w:rPr>
          <w:sz w:val="16"/>
        </w:rPr>
        <w:t>and</w:t>
      </w:r>
      <w:r>
        <w:rPr>
          <w:spacing w:val="-7"/>
          <w:sz w:val="16"/>
        </w:rPr>
        <w:t xml:space="preserve"> </w:t>
      </w:r>
      <w:r>
        <w:rPr>
          <w:sz w:val="16"/>
        </w:rPr>
        <w:t>N</w:t>
      </w:r>
      <w:r>
        <w:rPr>
          <w:spacing w:val="-7"/>
          <w:sz w:val="16"/>
        </w:rPr>
        <w:t xml:space="preserve"> </w:t>
      </w:r>
      <w:r>
        <w:rPr>
          <w:sz w:val="16"/>
        </w:rPr>
        <w:t>stores</w:t>
      </w:r>
      <w:r>
        <w:rPr>
          <w:spacing w:val="-7"/>
          <w:sz w:val="16"/>
        </w:rPr>
        <w:t xml:space="preserve"> </w:t>
      </w:r>
      <w:r>
        <w:rPr>
          <w:sz w:val="16"/>
        </w:rPr>
        <w:t>following</w:t>
      </w:r>
      <w:r>
        <w:rPr>
          <w:spacing w:val="-7"/>
          <w:sz w:val="16"/>
        </w:rPr>
        <w:t xml:space="preserve"> </w:t>
      </w:r>
      <w:proofErr w:type="spellStart"/>
      <w:r>
        <w:rPr>
          <w:sz w:val="16"/>
        </w:rPr>
        <w:t>Junipe</w:t>
      </w:r>
      <w:proofErr w:type="spellEnd"/>
      <w:r>
        <w:rPr>
          <w:sz w:val="16"/>
        </w:rPr>
        <w:t>-</w:t>
      </w:r>
      <w:r>
        <w:rPr>
          <w:spacing w:val="40"/>
          <w:sz w:val="16"/>
        </w:rPr>
        <w:t xml:space="preserve"> </w:t>
      </w:r>
      <w:proofErr w:type="spellStart"/>
      <w:r>
        <w:rPr>
          <w:sz w:val="16"/>
        </w:rPr>
        <w:t>rus</w:t>
      </w:r>
      <w:proofErr w:type="spellEnd"/>
      <w:r>
        <w:rPr>
          <w:spacing w:val="-7"/>
          <w:sz w:val="16"/>
        </w:rPr>
        <w:t xml:space="preserve"> </w:t>
      </w:r>
      <w:r>
        <w:rPr>
          <w:sz w:val="16"/>
        </w:rPr>
        <w:t>virginiana</w:t>
      </w:r>
      <w:r>
        <w:rPr>
          <w:spacing w:val="-7"/>
          <w:sz w:val="16"/>
        </w:rPr>
        <w:t xml:space="preserve"> </w:t>
      </w:r>
      <w:r>
        <w:rPr>
          <w:sz w:val="16"/>
        </w:rPr>
        <w:t>forest</w:t>
      </w:r>
      <w:r>
        <w:rPr>
          <w:spacing w:val="-7"/>
          <w:sz w:val="16"/>
        </w:rPr>
        <w:t xml:space="preserve"> </w:t>
      </w:r>
      <w:r>
        <w:rPr>
          <w:sz w:val="16"/>
        </w:rPr>
        <w:t>expansion</w:t>
      </w:r>
      <w:r>
        <w:rPr>
          <w:spacing w:val="-7"/>
          <w:sz w:val="16"/>
        </w:rPr>
        <w:t xml:space="preserve"> </w:t>
      </w:r>
      <w:r>
        <w:rPr>
          <w:sz w:val="16"/>
        </w:rPr>
        <w:t>into</w:t>
      </w:r>
      <w:r>
        <w:rPr>
          <w:spacing w:val="-7"/>
          <w:sz w:val="16"/>
        </w:rPr>
        <w:t xml:space="preserve"> </w:t>
      </w:r>
      <w:r>
        <w:rPr>
          <w:sz w:val="16"/>
        </w:rPr>
        <w:t>tallgrass</w:t>
      </w:r>
      <w:r>
        <w:rPr>
          <w:spacing w:val="-7"/>
          <w:sz w:val="16"/>
        </w:rPr>
        <w:t xml:space="preserve"> </w:t>
      </w:r>
      <w:r>
        <w:rPr>
          <w:sz w:val="16"/>
        </w:rPr>
        <w:t>prairie.</w:t>
      </w:r>
      <w:r>
        <w:rPr>
          <w:spacing w:val="8"/>
          <w:sz w:val="16"/>
        </w:rPr>
        <w:t xml:space="preserve"> </w:t>
      </w:r>
      <w:r>
        <w:rPr>
          <w:i/>
          <w:sz w:val="16"/>
        </w:rPr>
        <w:t>Canadian</w:t>
      </w:r>
      <w:r>
        <w:rPr>
          <w:i/>
          <w:spacing w:val="-7"/>
          <w:sz w:val="16"/>
        </w:rPr>
        <w:t xml:space="preserve"> </w:t>
      </w:r>
      <w:r>
        <w:rPr>
          <w:i/>
          <w:sz w:val="16"/>
        </w:rPr>
        <w:t>Journal</w:t>
      </w:r>
      <w:r>
        <w:rPr>
          <w:i/>
          <w:spacing w:val="40"/>
          <w:sz w:val="16"/>
        </w:rPr>
        <w:t xml:space="preserve"> </w:t>
      </w:r>
      <w:r>
        <w:rPr>
          <w:i/>
          <w:sz w:val="16"/>
        </w:rPr>
        <w:t>of</w:t>
      </w:r>
      <w:r>
        <w:rPr>
          <w:i/>
          <w:spacing w:val="-2"/>
          <w:sz w:val="16"/>
        </w:rPr>
        <w:t xml:space="preserve"> </w:t>
      </w:r>
      <w:r>
        <w:rPr>
          <w:i/>
          <w:sz w:val="16"/>
        </w:rPr>
        <w:t>Forest</w:t>
      </w:r>
      <w:r>
        <w:rPr>
          <w:i/>
          <w:spacing w:val="-2"/>
          <w:sz w:val="16"/>
        </w:rPr>
        <w:t xml:space="preserve"> </w:t>
      </w:r>
      <w:r>
        <w:rPr>
          <w:i/>
          <w:sz w:val="16"/>
        </w:rPr>
        <w:t>Research</w:t>
      </w:r>
      <w:r>
        <w:rPr>
          <w:sz w:val="16"/>
        </w:rPr>
        <w:t>,</w:t>
      </w:r>
      <w:r>
        <w:rPr>
          <w:spacing w:val="-1"/>
          <w:sz w:val="16"/>
        </w:rPr>
        <w:t xml:space="preserve"> </w:t>
      </w:r>
      <w:r>
        <w:rPr>
          <w:sz w:val="16"/>
        </w:rPr>
        <w:t>31(11):1940–1946,</w:t>
      </w:r>
      <w:r>
        <w:rPr>
          <w:spacing w:val="-1"/>
          <w:sz w:val="16"/>
        </w:rPr>
        <w:t xml:space="preserve"> </w:t>
      </w:r>
      <w:r>
        <w:rPr>
          <w:sz w:val="16"/>
        </w:rPr>
        <w:t>2001b.</w:t>
      </w:r>
      <w:r>
        <w:rPr>
          <w:spacing w:val="29"/>
          <w:sz w:val="16"/>
        </w:rPr>
        <w:t xml:space="preserve"> </w:t>
      </w:r>
      <w:r>
        <w:rPr>
          <w:sz w:val="16"/>
        </w:rPr>
        <w:t>ISSN</w:t>
      </w:r>
      <w:r>
        <w:rPr>
          <w:spacing w:val="-2"/>
          <w:sz w:val="16"/>
        </w:rPr>
        <w:t xml:space="preserve"> </w:t>
      </w:r>
      <w:r>
        <w:rPr>
          <w:sz w:val="16"/>
        </w:rPr>
        <w:t>0045-5067.</w:t>
      </w:r>
      <w:r>
        <w:rPr>
          <w:spacing w:val="29"/>
          <w:sz w:val="16"/>
        </w:rPr>
        <w:t xml:space="preserve"> </w:t>
      </w:r>
      <w:proofErr w:type="spellStart"/>
      <w:r>
        <w:rPr>
          <w:sz w:val="16"/>
        </w:rPr>
        <w:t>doi</w:t>
      </w:r>
      <w:proofErr w:type="spellEnd"/>
      <w:r>
        <w:rPr>
          <w:sz w:val="16"/>
        </w:rPr>
        <w:t>:</w:t>
      </w:r>
      <w:r>
        <w:rPr>
          <w:spacing w:val="40"/>
          <w:sz w:val="16"/>
        </w:rPr>
        <w:t xml:space="preserve"> </w:t>
      </w:r>
      <w:bookmarkStart w:id="126" w:name="_bookmark50"/>
      <w:bookmarkEnd w:id="126"/>
      <w:r>
        <w:rPr>
          <w:spacing w:val="-2"/>
          <w:sz w:val="16"/>
        </w:rPr>
        <w:t>10.1139/x01-132.</w:t>
      </w:r>
    </w:p>
    <w:p w14:paraId="3455D8F6" w14:textId="77777777" w:rsidR="00982EA8" w:rsidRDefault="00000000">
      <w:pPr>
        <w:spacing w:before="5" w:line="196" w:lineRule="auto"/>
        <w:ind w:left="305" w:right="38" w:hanging="200"/>
        <w:jc w:val="both"/>
        <w:rPr>
          <w:sz w:val="16"/>
        </w:rPr>
      </w:pPr>
      <w:r>
        <w:rPr>
          <w:sz w:val="16"/>
        </w:rPr>
        <w:t>M.</w:t>
      </w:r>
      <w:r>
        <w:rPr>
          <w:spacing w:val="-4"/>
          <w:sz w:val="16"/>
        </w:rPr>
        <w:t xml:space="preserve"> </w:t>
      </w:r>
      <w:r>
        <w:rPr>
          <w:sz w:val="16"/>
        </w:rPr>
        <w:t>D.</w:t>
      </w:r>
      <w:r>
        <w:rPr>
          <w:spacing w:val="-4"/>
          <w:sz w:val="16"/>
        </w:rPr>
        <w:t xml:space="preserve"> </w:t>
      </w:r>
      <w:r>
        <w:rPr>
          <w:sz w:val="16"/>
        </w:rPr>
        <w:t>Norris,</w:t>
      </w:r>
      <w:r>
        <w:rPr>
          <w:spacing w:val="-3"/>
          <w:sz w:val="16"/>
        </w:rPr>
        <w:t xml:space="preserve"> </w:t>
      </w:r>
      <w:r>
        <w:rPr>
          <w:sz w:val="16"/>
        </w:rPr>
        <w:t>J.</w:t>
      </w:r>
      <w:r>
        <w:rPr>
          <w:spacing w:val="-4"/>
          <w:sz w:val="16"/>
        </w:rPr>
        <w:t xml:space="preserve"> </w:t>
      </w:r>
      <w:r>
        <w:rPr>
          <w:sz w:val="16"/>
        </w:rPr>
        <w:t>M.</w:t>
      </w:r>
      <w:r>
        <w:rPr>
          <w:spacing w:val="-4"/>
          <w:sz w:val="16"/>
        </w:rPr>
        <w:t xml:space="preserve"> </w:t>
      </w:r>
      <w:r>
        <w:rPr>
          <w:sz w:val="16"/>
        </w:rPr>
        <w:t>Blair,</w:t>
      </w:r>
      <w:r>
        <w:rPr>
          <w:spacing w:val="-4"/>
          <w:sz w:val="16"/>
        </w:rPr>
        <w:t xml:space="preserve"> </w:t>
      </w:r>
      <w:r>
        <w:rPr>
          <w:sz w:val="16"/>
        </w:rPr>
        <w:t>and</w:t>
      </w:r>
      <w:r>
        <w:rPr>
          <w:spacing w:val="-4"/>
          <w:sz w:val="16"/>
        </w:rPr>
        <w:t xml:space="preserve"> </w:t>
      </w:r>
      <w:r>
        <w:rPr>
          <w:sz w:val="16"/>
        </w:rPr>
        <w:t>L.</w:t>
      </w:r>
      <w:r>
        <w:rPr>
          <w:spacing w:val="-4"/>
          <w:sz w:val="16"/>
        </w:rPr>
        <w:t xml:space="preserve"> </w:t>
      </w:r>
      <w:r>
        <w:rPr>
          <w:sz w:val="16"/>
        </w:rPr>
        <w:t>C.</w:t>
      </w:r>
      <w:r>
        <w:rPr>
          <w:spacing w:val="-4"/>
          <w:sz w:val="16"/>
        </w:rPr>
        <w:t xml:space="preserve"> </w:t>
      </w:r>
      <w:r>
        <w:rPr>
          <w:sz w:val="16"/>
        </w:rPr>
        <w:t>Johnson.</w:t>
      </w:r>
      <w:r>
        <w:rPr>
          <w:spacing w:val="16"/>
          <w:sz w:val="16"/>
        </w:rPr>
        <w:t xml:space="preserve"> </w:t>
      </w:r>
      <w:r>
        <w:rPr>
          <w:sz w:val="16"/>
        </w:rPr>
        <w:t>Altered</w:t>
      </w:r>
      <w:r>
        <w:rPr>
          <w:spacing w:val="-4"/>
          <w:sz w:val="16"/>
        </w:rPr>
        <w:t xml:space="preserve"> </w:t>
      </w:r>
      <w:r>
        <w:rPr>
          <w:sz w:val="16"/>
        </w:rPr>
        <w:t>Ecosystem</w:t>
      </w:r>
      <w:r>
        <w:rPr>
          <w:spacing w:val="-4"/>
          <w:sz w:val="16"/>
        </w:rPr>
        <w:t xml:space="preserve"> </w:t>
      </w:r>
      <w:r>
        <w:rPr>
          <w:sz w:val="16"/>
        </w:rPr>
        <w:t>Nitrogen</w:t>
      </w:r>
      <w:r>
        <w:rPr>
          <w:spacing w:val="40"/>
          <w:sz w:val="16"/>
        </w:rPr>
        <w:t xml:space="preserve"> </w:t>
      </w:r>
      <w:r>
        <w:rPr>
          <w:sz w:val="16"/>
        </w:rPr>
        <w:t>Dynamics</w:t>
      </w:r>
      <w:r>
        <w:rPr>
          <w:spacing w:val="-10"/>
          <w:sz w:val="16"/>
        </w:rPr>
        <w:t xml:space="preserve"> </w:t>
      </w:r>
      <w:r>
        <w:rPr>
          <w:sz w:val="16"/>
        </w:rPr>
        <w:t>as</w:t>
      </w:r>
      <w:r>
        <w:rPr>
          <w:spacing w:val="-10"/>
          <w:sz w:val="16"/>
        </w:rPr>
        <w:t xml:space="preserve"> </w:t>
      </w:r>
      <w:r>
        <w:rPr>
          <w:sz w:val="16"/>
        </w:rPr>
        <w:t>a</w:t>
      </w:r>
      <w:r>
        <w:rPr>
          <w:spacing w:val="-10"/>
          <w:sz w:val="16"/>
        </w:rPr>
        <w:t xml:space="preserve"> </w:t>
      </w:r>
      <w:r>
        <w:rPr>
          <w:sz w:val="16"/>
        </w:rPr>
        <w:t>Consequence</w:t>
      </w:r>
      <w:r>
        <w:rPr>
          <w:spacing w:val="-10"/>
          <w:sz w:val="16"/>
        </w:rPr>
        <w:t xml:space="preserve"> </w:t>
      </w:r>
      <w:r>
        <w:rPr>
          <w:sz w:val="16"/>
        </w:rPr>
        <w:t>of</w:t>
      </w:r>
      <w:r>
        <w:rPr>
          <w:spacing w:val="-10"/>
          <w:sz w:val="16"/>
        </w:rPr>
        <w:t xml:space="preserve"> </w:t>
      </w:r>
      <w:r>
        <w:rPr>
          <w:sz w:val="16"/>
        </w:rPr>
        <w:t>Land</w:t>
      </w:r>
      <w:r>
        <w:rPr>
          <w:spacing w:val="-10"/>
          <w:sz w:val="16"/>
        </w:rPr>
        <w:t xml:space="preserve"> </w:t>
      </w:r>
      <w:r>
        <w:rPr>
          <w:sz w:val="16"/>
        </w:rPr>
        <w:t>Cover</w:t>
      </w:r>
      <w:r>
        <w:rPr>
          <w:spacing w:val="-10"/>
          <w:sz w:val="16"/>
        </w:rPr>
        <w:t xml:space="preserve"> </w:t>
      </w:r>
      <w:r>
        <w:rPr>
          <w:sz w:val="16"/>
        </w:rPr>
        <w:t>Change</w:t>
      </w:r>
      <w:r>
        <w:rPr>
          <w:spacing w:val="-10"/>
          <w:sz w:val="16"/>
        </w:rPr>
        <w:t xml:space="preserve"> </w:t>
      </w:r>
      <w:r>
        <w:rPr>
          <w:sz w:val="16"/>
        </w:rPr>
        <w:t>in</w:t>
      </w:r>
      <w:r>
        <w:rPr>
          <w:spacing w:val="-10"/>
          <w:sz w:val="16"/>
        </w:rPr>
        <w:t xml:space="preserve"> </w:t>
      </w:r>
      <w:r>
        <w:rPr>
          <w:sz w:val="16"/>
        </w:rPr>
        <w:t>Tallgrass</w:t>
      </w:r>
      <w:r>
        <w:rPr>
          <w:spacing w:val="-10"/>
          <w:sz w:val="16"/>
        </w:rPr>
        <w:t xml:space="preserve"> </w:t>
      </w:r>
      <w:r>
        <w:rPr>
          <w:sz w:val="16"/>
        </w:rPr>
        <w:t>Prairie.</w:t>
      </w:r>
      <w:r>
        <w:rPr>
          <w:spacing w:val="40"/>
          <w:sz w:val="16"/>
        </w:rPr>
        <w:t xml:space="preserve"> </w:t>
      </w:r>
      <w:r>
        <w:rPr>
          <w:i/>
          <w:sz w:val="16"/>
        </w:rPr>
        <w:t>The</w:t>
      </w:r>
      <w:r>
        <w:rPr>
          <w:i/>
          <w:spacing w:val="-5"/>
          <w:sz w:val="16"/>
        </w:rPr>
        <w:t xml:space="preserve"> </w:t>
      </w:r>
      <w:r>
        <w:rPr>
          <w:i/>
          <w:sz w:val="16"/>
        </w:rPr>
        <w:t>American</w:t>
      </w:r>
      <w:r>
        <w:rPr>
          <w:i/>
          <w:spacing w:val="-4"/>
          <w:sz w:val="16"/>
        </w:rPr>
        <w:t xml:space="preserve"> </w:t>
      </w:r>
      <w:r>
        <w:rPr>
          <w:i/>
          <w:sz w:val="16"/>
        </w:rPr>
        <w:t>Midland</w:t>
      </w:r>
      <w:r>
        <w:rPr>
          <w:i/>
          <w:spacing w:val="-4"/>
          <w:sz w:val="16"/>
        </w:rPr>
        <w:t xml:space="preserve"> </w:t>
      </w:r>
      <w:r>
        <w:rPr>
          <w:i/>
          <w:sz w:val="16"/>
        </w:rPr>
        <w:t>Naturalist</w:t>
      </w:r>
      <w:r>
        <w:rPr>
          <w:sz w:val="16"/>
        </w:rPr>
        <w:t>,</w:t>
      </w:r>
      <w:r>
        <w:rPr>
          <w:spacing w:val="-3"/>
          <w:sz w:val="16"/>
        </w:rPr>
        <w:t xml:space="preserve"> </w:t>
      </w:r>
      <w:r>
        <w:rPr>
          <w:sz w:val="16"/>
        </w:rPr>
        <w:t>158(2):432–445,</w:t>
      </w:r>
      <w:r>
        <w:rPr>
          <w:spacing w:val="-3"/>
          <w:sz w:val="16"/>
        </w:rPr>
        <w:t xml:space="preserve"> </w:t>
      </w:r>
      <w:r>
        <w:rPr>
          <w:sz w:val="16"/>
        </w:rPr>
        <w:t>2007.</w:t>
      </w:r>
      <w:r>
        <w:rPr>
          <w:spacing w:val="17"/>
          <w:sz w:val="16"/>
        </w:rPr>
        <w:t xml:space="preserve"> </w:t>
      </w:r>
      <w:r>
        <w:rPr>
          <w:sz w:val="16"/>
        </w:rPr>
        <w:t>ISSN</w:t>
      </w:r>
      <w:r>
        <w:rPr>
          <w:spacing w:val="-4"/>
          <w:sz w:val="16"/>
        </w:rPr>
        <w:t xml:space="preserve"> </w:t>
      </w:r>
      <w:r>
        <w:rPr>
          <w:spacing w:val="-2"/>
          <w:sz w:val="16"/>
        </w:rPr>
        <w:t>0003-</w:t>
      </w:r>
    </w:p>
    <w:p w14:paraId="5C7120D2" w14:textId="77777777" w:rsidR="00982EA8" w:rsidRDefault="00000000">
      <w:pPr>
        <w:spacing w:line="193" w:lineRule="exact"/>
        <w:ind w:left="305"/>
        <w:jc w:val="both"/>
        <w:rPr>
          <w:sz w:val="16"/>
        </w:rPr>
      </w:pPr>
      <w:bookmarkStart w:id="127" w:name="_bookmark51"/>
      <w:bookmarkEnd w:id="127"/>
      <w:r>
        <w:rPr>
          <w:sz w:val="16"/>
        </w:rPr>
        <w:t>0031.</w:t>
      </w:r>
      <w:r>
        <w:rPr>
          <w:spacing w:val="14"/>
          <w:sz w:val="16"/>
        </w:rPr>
        <w:t xml:space="preserve"> </w:t>
      </w:r>
      <w:proofErr w:type="spellStart"/>
      <w:r>
        <w:rPr>
          <w:sz w:val="16"/>
        </w:rPr>
        <w:t>doi</w:t>
      </w:r>
      <w:proofErr w:type="spellEnd"/>
      <w:r>
        <w:rPr>
          <w:sz w:val="16"/>
        </w:rPr>
        <w:t>:</w:t>
      </w:r>
      <w:r>
        <w:rPr>
          <w:spacing w:val="11"/>
          <w:sz w:val="16"/>
        </w:rPr>
        <w:t xml:space="preserve"> </w:t>
      </w:r>
      <w:r>
        <w:rPr>
          <w:sz w:val="16"/>
        </w:rPr>
        <w:t>10.1674/0003-</w:t>
      </w:r>
      <w:r>
        <w:rPr>
          <w:spacing w:val="-2"/>
          <w:sz w:val="16"/>
        </w:rPr>
        <w:t>0031(2007)158[</w:t>
      </w:r>
      <w:proofErr w:type="gramStart"/>
      <w:r>
        <w:rPr>
          <w:spacing w:val="-2"/>
          <w:sz w:val="16"/>
        </w:rPr>
        <w:t>432:AENDAA</w:t>
      </w:r>
      <w:proofErr w:type="gramEnd"/>
      <w:r>
        <w:rPr>
          <w:spacing w:val="-2"/>
          <w:sz w:val="16"/>
        </w:rPr>
        <w:t>]2.0.CO;2.</w:t>
      </w:r>
    </w:p>
    <w:p w14:paraId="7B04EEC1" w14:textId="77777777" w:rsidR="00982EA8" w:rsidRDefault="00000000">
      <w:pPr>
        <w:spacing w:before="10" w:line="196" w:lineRule="auto"/>
        <w:ind w:left="305" w:right="38" w:hanging="200"/>
        <w:jc w:val="both"/>
        <w:rPr>
          <w:sz w:val="16"/>
        </w:rPr>
      </w:pPr>
      <w:r>
        <w:rPr>
          <w:sz w:val="16"/>
        </w:rPr>
        <w:t xml:space="preserve">K. I. Paul, P. J. Polglase, P. K. Khanna, J. G. </w:t>
      </w:r>
      <w:proofErr w:type="spellStart"/>
      <w:r>
        <w:rPr>
          <w:sz w:val="16"/>
        </w:rPr>
        <w:t>Nyakuengama</w:t>
      </w:r>
      <w:proofErr w:type="spellEnd"/>
      <w:r>
        <w:rPr>
          <w:sz w:val="16"/>
        </w:rPr>
        <w:t>, A. M.</w:t>
      </w:r>
      <w:r>
        <w:rPr>
          <w:spacing w:val="40"/>
          <w:sz w:val="16"/>
        </w:rPr>
        <w:t xml:space="preserve"> </w:t>
      </w:r>
      <w:r>
        <w:rPr>
          <w:sz w:val="16"/>
        </w:rPr>
        <w:t>O’Connell,</w:t>
      </w:r>
      <w:r>
        <w:rPr>
          <w:spacing w:val="-7"/>
          <w:sz w:val="16"/>
        </w:rPr>
        <w:t xml:space="preserve"> </w:t>
      </w:r>
      <w:r>
        <w:rPr>
          <w:sz w:val="16"/>
        </w:rPr>
        <w:t>T.</w:t>
      </w:r>
      <w:r>
        <w:rPr>
          <w:spacing w:val="-7"/>
          <w:sz w:val="16"/>
        </w:rPr>
        <w:t xml:space="preserve"> </w:t>
      </w:r>
      <w:r>
        <w:rPr>
          <w:sz w:val="16"/>
        </w:rPr>
        <w:t>S.</w:t>
      </w:r>
      <w:r>
        <w:rPr>
          <w:spacing w:val="-7"/>
          <w:sz w:val="16"/>
        </w:rPr>
        <w:t xml:space="preserve"> </w:t>
      </w:r>
      <w:r>
        <w:rPr>
          <w:sz w:val="16"/>
        </w:rPr>
        <w:t>G.</w:t>
      </w:r>
      <w:r>
        <w:rPr>
          <w:spacing w:val="-7"/>
          <w:sz w:val="16"/>
        </w:rPr>
        <w:t xml:space="preserve"> </w:t>
      </w:r>
      <w:r>
        <w:rPr>
          <w:sz w:val="16"/>
        </w:rPr>
        <w:t>Battaglia,</w:t>
      </w:r>
      <w:r>
        <w:rPr>
          <w:spacing w:val="-7"/>
          <w:sz w:val="16"/>
        </w:rPr>
        <w:t xml:space="preserve"> </w:t>
      </w:r>
      <w:r>
        <w:rPr>
          <w:sz w:val="16"/>
        </w:rPr>
        <w:t>and</w:t>
      </w:r>
      <w:r>
        <w:rPr>
          <w:spacing w:val="-7"/>
          <w:sz w:val="16"/>
        </w:rPr>
        <w:t xml:space="preserve"> </w:t>
      </w:r>
      <w:r>
        <w:rPr>
          <w:sz w:val="16"/>
        </w:rPr>
        <w:t>M.</w:t>
      </w:r>
      <w:r>
        <w:rPr>
          <w:spacing w:val="-7"/>
          <w:sz w:val="16"/>
        </w:rPr>
        <w:t xml:space="preserve"> </w:t>
      </w:r>
      <w:r>
        <w:rPr>
          <w:sz w:val="16"/>
        </w:rPr>
        <w:t>Battaglia.</w:t>
      </w:r>
      <w:r>
        <w:rPr>
          <w:spacing w:val="8"/>
          <w:sz w:val="16"/>
        </w:rPr>
        <w:t xml:space="preserve"> </w:t>
      </w:r>
      <w:r>
        <w:rPr>
          <w:sz w:val="16"/>
        </w:rPr>
        <w:t>Change</w:t>
      </w:r>
      <w:r>
        <w:rPr>
          <w:spacing w:val="-7"/>
          <w:sz w:val="16"/>
        </w:rPr>
        <w:t xml:space="preserve"> </w:t>
      </w:r>
      <w:r>
        <w:rPr>
          <w:sz w:val="16"/>
        </w:rPr>
        <w:t>in</w:t>
      </w:r>
      <w:r>
        <w:rPr>
          <w:spacing w:val="-7"/>
          <w:sz w:val="16"/>
        </w:rPr>
        <w:t xml:space="preserve"> </w:t>
      </w:r>
      <w:r>
        <w:rPr>
          <w:sz w:val="16"/>
        </w:rPr>
        <w:t>Soil</w:t>
      </w:r>
      <w:r>
        <w:rPr>
          <w:spacing w:val="-7"/>
          <w:sz w:val="16"/>
        </w:rPr>
        <w:t xml:space="preserve"> </w:t>
      </w:r>
      <w:r>
        <w:rPr>
          <w:sz w:val="16"/>
        </w:rPr>
        <w:t>Carbon</w:t>
      </w:r>
      <w:r>
        <w:rPr>
          <w:spacing w:val="40"/>
          <w:sz w:val="16"/>
        </w:rPr>
        <w:t xml:space="preserve"> </w:t>
      </w:r>
      <w:r>
        <w:rPr>
          <w:sz w:val="16"/>
        </w:rPr>
        <w:t>Following</w:t>
      </w:r>
      <w:r>
        <w:rPr>
          <w:spacing w:val="-12"/>
          <w:sz w:val="16"/>
        </w:rPr>
        <w:t xml:space="preserve"> </w:t>
      </w:r>
      <w:r>
        <w:rPr>
          <w:sz w:val="16"/>
        </w:rPr>
        <w:t>Afforestation</w:t>
      </w:r>
      <w:r>
        <w:rPr>
          <w:spacing w:val="-10"/>
          <w:sz w:val="16"/>
        </w:rPr>
        <w:t xml:space="preserve"> </w:t>
      </w:r>
      <w:r>
        <w:rPr>
          <w:sz w:val="16"/>
        </w:rPr>
        <w:t>or</w:t>
      </w:r>
      <w:r>
        <w:rPr>
          <w:spacing w:val="-10"/>
          <w:sz w:val="16"/>
        </w:rPr>
        <w:t xml:space="preserve"> </w:t>
      </w:r>
      <w:r>
        <w:rPr>
          <w:sz w:val="16"/>
        </w:rPr>
        <w:t>Reforestation.</w:t>
      </w:r>
      <w:r>
        <w:rPr>
          <w:spacing w:val="-10"/>
          <w:sz w:val="16"/>
        </w:rPr>
        <w:t xml:space="preserve"> </w:t>
      </w:r>
      <w:r>
        <w:rPr>
          <w:i/>
          <w:sz w:val="16"/>
        </w:rPr>
        <w:t>Forest</w:t>
      </w:r>
      <w:r>
        <w:rPr>
          <w:i/>
          <w:spacing w:val="-10"/>
          <w:sz w:val="16"/>
        </w:rPr>
        <w:t xml:space="preserve"> </w:t>
      </w:r>
      <w:r>
        <w:rPr>
          <w:i/>
          <w:sz w:val="16"/>
        </w:rPr>
        <w:t>Ecology</w:t>
      </w:r>
      <w:r>
        <w:rPr>
          <w:i/>
          <w:spacing w:val="-10"/>
          <w:sz w:val="16"/>
        </w:rPr>
        <w:t xml:space="preserve"> </w:t>
      </w:r>
      <w:r>
        <w:rPr>
          <w:i/>
          <w:sz w:val="16"/>
        </w:rPr>
        <w:t>and</w:t>
      </w:r>
      <w:r>
        <w:rPr>
          <w:i/>
          <w:spacing w:val="-10"/>
          <w:sz w:val="16"/>
        </w:rPr>
        <w:t xml:space="preserve"> </w:t>
      </w:r>
      <w:r>
        <w:rPr>
          <w:i/>
          <w:sz w:val="16"/>
        </w:rPr>
        <w:t>Manage-</w:t>
      </w:r>
      <w:r>
        <w:rPr>
          <w:i/>
          <w:spacing w:val="40"/>
          <w:sz w:val="16"/>
        </w:rPr>
        <w:t xml:space="preserve"> </w:t>
      </w:r>
      <w:bookmarkStart w:id="128" w:name="_bookmark52"/>
      <w:bookmarkEnd w:id="128"/>
      <w:proofErr w:type="spellStart"/>
      <w:r>
        <w:rPr>
          <w:i/>
          <w:sz w:val="16"/>
        </w:rPr>
        <w:t>ment</w:t>
      </w:r>
      <w:proofErr w:type="spellEnd"/>
      <w:r>
        <w:rPr>
          <w:sz w:val="16"/>
        </w:rPr>
        <w:t>, 168:241–257, 2001.</w:t>
      </w:r>
    </w:p>
    <w:p w14:paraId="0748537C" w14:textId="77777777" w:rsidR="00982EA8" w:rsidRDefault="00000000">
      <w:pPr>
        <w:spacing w:before="4" w:line="196" w:lineRule="auto"/>
        <w:ind w:left="305" w:right="38" w:hanging="200"/>
        <w:jc w:val="both"/>
        <w:rPr>
          <w:sz w:val="16"/>
        </w:rPr>
      </w:pPr>
      <w:r>
        <w:rPr>
          <w:sz w:val="16"/>
        </w:rPr>
        <w:t>A. J. Plantinga and J. Wu.</w:t>
      </w:r>
      <w:r>
        <w:rPr>
          <w:spacing w:val="40"/>
          <w:sz w:val="16"/>
        </w:rPr>
        <w:t xml:space="preserve"> </w:t>
      </w:r>
      <w:r>
        <w:rPr>
          <w:sz w:val="16"/>
        </w:rPr>
        <w:t>Co-Benefits from Carbon Sequestration in</w:t>
      </w:r>
      <w:r>
        <w:rPr>
          <w:spacing w:val="40"/>
          <w:sz w:val="16"/>
        </w:rPr>
        <w:t xml:space="preserve"> </w:t>
      </w:r>
      <w:r>
        <w:rPr>
          <w:spacing w:val="-2"/>
          <w:sz w:val="16"/>
        </w:rPr>
        <w:t>Forests:</w:t>
      </w:r>
      <w:r>
        <w:rPr>
          <w:spacing w:val="21"/>
          <w:sz w:val="16"/>
        </w:rPr>
        <w:t xml:space="preserve"> </w:t>
      </w:r>
      <w:r>
        <w:rPr>
          <w:spacing w:val="-2"/>
          <w:sz w:val="16"/>
        </w:rPr>
        <w:t>Evaluating</w:t>
      </w:r>
      <w:r>
        <w:rPr>
          <w:spacing w:val="-4"/>
          <w:sz w:val="16"/>
        </w:rPr>
        <w:t xml:space="preserve"> </w:t>
      </w:r>
      <w:r>
        <w:rPr>
          <w:spacing w:val="-2"/>
          <w:sz w:val="16"/>
        </w:rPr>
        <w:t>Reductions</w:t>
      </w:r>
      <w:r>
        <w:rPr>
          <w:spacing w:val="-4"/>
          <w:sz w:val="16"/>
        </w:rPr>
        <w:t xml:space="preserve"> </w:t>
      </w:r>
      <w:r>
        <w:rPr>
          <w:spacing w:val="-2"/>
          <w:sz w:val="16"/>
        </w:rPr>
        <w:t>in</w:t>
      </w:r>
      <w:r>
        <w:rPr>
          <w:spacing w:val="-4"/>
          <w:sz w:val="16"/>
        </w:rPr>
        <w:t xml:space="preserve"> </w:t>
      </w:r>
      <w:r>
        <w:rPr>
          <w:spacing w:val="-2"/>
          <w:sz w:val="16"/>
        </w:rPr>
        <w:t>Agricultural</w:t>
      </w:r>
      <w:r>
        <w:rPr>
          <w:spacing w:val="-4"/>
          <w:sz w:val="16"/>
        </w:rPr>
        <w:t xml:space="preserve"> </w:t>
      </w:r>
      <w:r>
        <w:rPr>
          <w:spacing w:val="-2"/>
          <w:sz w:val="16"/>
        </w:rPr>
        <w:t>Externalities</w:t>
      </w:r>
      <w:r>
        <w:rPr>
          <w:spacing w:val="-4"/>
          <w:sz w:val="16"/>
        </w:rPr>
        <w:t xml:space="preserve"> </w:t>
      </w:r>
      <w:r>
        <w:rPr>
          <w:spacing w:val="-2"/>
          <w:sz w:val="16"/>
        </w:rPr>
        <w:t>from</w:t>
      </w:r>
      <w:r>
        <w:rPr>
          <w:spacing w:val="-4"/>
          <w:sz w:val="16"/>
        </w:rPr>
        <w:t xml:space="preserve"> </w:t>
      </w:r>
      <w:r>
        <w:rPr>
          <w:spacing w:val="-2"/>
          <w:sz w:val="16"/>
        </w:rPr>
        <w:t>an</w:t>
      </w:r>
      <w:r>
        <w:rPr>
          <w:spacing w:val="-4"/>
          <w:sz w:val="16"/>
        </w:rPr>
        <w:t xml:space="preserve"> </w:t>
      </w:r>
      <w:proofErr w:type="spellStart"/>
      <w:r>
        <w:rPr>
          <w:spacing w:val="-2"/>
          <w:sz w:val="16"/>
        </w:rPr>
        <w:t>Af</w:t>
      </w:r>
      <w:proofErr w:type="spellEnd"/>
      <w:r>
        <w:rPr>
          <w:spacing w:val="-2"/>
          <w:sz w:val="16"/>
        </w:rPr>
        <w:t>-</w:t>
      </w:r>
      <w:r>
        <w:rPr>
          <w:spacing w:val="40"/>
          <w:sz w:val="16"/>
        </w:rPr>
        <w:t xml:space="preserve"> </w:t>
      </w:r>
      <w:r>
        <w:rPr>
          <w:sz w:val="16"/>
        </w:rPr>
        <w:t>forestation</w:t>
      </w:r>
      <w:r>
        <w:rPr>
          <w:spacing w:val="-1"/>
          <w:sz w:val="16"/>
        </w:rPr>
        <w:t xml:space="preserve"> </w:t>
      </w:r>
      <w:r>
        <w:rPr>
          <w:sz w:val="16"/>
        </w:rPr>
        <w:t>Policy</w:t>
      </w:r>
      <w:r>
        <w:rPr>
          <w:spacing w:val="-1"/>
          <w:sz w:val="16"/>
        </w:rPr>
        <w:t xml:space="preserve"> </w:t>
      </w:r>
      <w:r>
        <w:rPr>
          <w:sz w:val="16"/>
        </w:rPr>
        <w:t>in</w:t>
      </w:r>
      <w:r>
        <w:rPr>
          <w:spacing w:val="-1"/>
          <w:sz w:val="16"/>
        </w:rPr>
        <w:t xml:space="preserve"> </w:t>
      </w:r>
      <w:r>
        <w:rPr>
          <w:sz w:val="16"/>
        </w:rPr>
        <w:t>Wisconsin.</w:t>
      </w:r>
      <w:r>
        <w:rPr>
          <w:spacing w:val="32"/>
          <w:sz w:val="16"/>
        </w:rPr>
        <w:t xml:space="preserve"> </w:t>
      </w:r>
      <w:r>
        <w:rPr>
          <w:i/>
          <w:sz w:val="16"/>
        </w:rPr>
        <w:t>Land</w:t>
      </w:r>
      <w:r>
        <w:rPr>
          <w:i/>
          <w:spacing w:val="-1"/>
          <w:sz w:val="16"/>
        </w:rPr>
        <w:t xml:space="preserve"> </w:t>
      </w:r>
      <w:r>
        <w:rPr>
          <w:i/>
          <w:sz w:val="16"/>
        </w:rPr>
        <w:t>Economics</w:t>
      </w:r>
      <w:r>
        <w:rPr>
          <w:sz w:val="16"/>
        </w:rPr>
        <w:t>, 79(1):74–85, 2006.</w:t>
      </w:r>
      <w:r>
        <w:rPr>
          <w:spacing w:val="40"/>
          <w:sz w:val="16"/>
        </w:rPr>
        <w:t xml:space="preserve"> </w:t>
      </w:r>
      <w:r>
        <w:rPr>
          <w:sz w:val="16"/>
        </w:rPr>
        <w:t xml:space="preserve">ISSN 0023-7639. </w:t>
      </w:r>
      <w:proofErr w:type="spellStart"/>
      <w:r>
        <w:rPr>
          <w:sz w:val="16"/>
        </w:rPr>
        <w:t>doi</w:t>
      </w:r>
      <w:proofErr w:type="spellEnd"/>
      <w:r>
        <w:rPr>
          <w:sz w:val="16"/>
        </w:rPr>
        <w:t>: 10.2307/3147106.</w:t>
      </w:r>
    </w:p>
    <w:p w14:paraId="233B84FE" w14:textId="59C6F1CE" w:rsidR="00982EA8" w:rsidRPr="006F7348" w:rsidRDefault="00000000" w:rsidP="006F7348">
      <w:pPr>
        <w:spacing w:before="125" w:line="196" w:lineRule="auto"/>
        <w:ind w:left="305" w:right="244" w:hanging="200"/>
        <w:jc w:val="both"/>
        <w:rPr>
          <w:rFonts w:ascii="Arial" w:hAnsi="Arial"/>
          <w:sz w:val="13"/>
        </w:rPr>
      </w:pPr>
      <w:r>
        <w:rPr>
          <w:spacing w:val="-2"/>
          <w:sz w:val="16"/>
        </w:rPr>
        <w:t>W.</w:t>
      </w:r>
      <w:r>
        <w:rPr>
          <w:spacing w:val="-7"/>
          <w:sz w:val="16"/>
        </w:rPr>
        <w:t xml:space="preserve"> </w:t>
      </w:r>
      <w:r>
        <w:rPr>
          <w:spacing w:val="-2"/>
          <w:sz w:val="16"/>
        </w:rPr>
        <w:t>M.</w:t>
      </w:r>
      <w:r>
        <w:rPr>
          <w:spacing w:val="-7"/>
          <w:sz w:val="16"/>
        </w:rPr>
        <w:t xml:space="preserve"> </w:t>
      </w:r>
      <w:r>
        <w:rPr>
          <w:spacing w:val="-2"/>
          <w:sz w:val="16"/>
        </w:rPr>
        <w:t>Post</w:t>
      </w:r>
      <w:r>
        <w:rPr>
          <w:spacing w:val="-7"/>
          <w:sz w:val="16"/>
        </w:rPr>
        <w:t xml:space="preserve"> </w:t>
      </w:r>
      <w:r>
        <w:rPr>
          <w:spacing w:val="-2"/>
          <w:sz w:val="16"/>
        </w:rPr>
        <w:t>and</w:t>
      </w:r>
      <w:r>
        <w:rPr>
          <w:spacing w:val="-7"/>
          <w:sz w:val="16"/>
        </w:rPr>
        <w:t xml:space="preserve"> </w:t>
      </w:r>
      <w:r>
        <w:rPr>
          <w:spacing w:val="-2"/>
          <w:sz w:val="16"/>
        </w:rPr>
        <w:t>K.</w:t>
      </w:r>
      <w:r>
        <w:rPr>
          <w:spacing w:val="-7"/>
          <w:sz w:val="16"/>
        </w:rPr>
        <w:t xml:space="preserve"> </w:t>
      </w:r>
      <w:r>
        <w:rPr>
          <w:spacing w:val="-2"/>
          <w:sz w:val="16"/>
        </w:rPr>
        <w:t>C.</w:t>
      </w:r>
      <w:r>
        <w:rPr>
          <w:spacing w:val="-7"/>
          <w:sz w:val="16"/>
        </w:rPr>
        <w:t xml:space="preserve"> </w:t>
      </w:r>
      <w:r>
        <w:rPr>
          <w:spacing w:val="-2"/>
          <w:sz w:val="16"/>
        </w:rPr>
        <w:t>Kwon.</w:t>
      </w:r>
      <w:r>
        <w:rPr>
          <w:spacing w:val="3"/>
          <w:sz w:val="16"/>
        </w:rPr>
        <w:t xml:space="preserve"> </w:t>
      </w:r>
      <w:r>
        <w:rPr>
          <w:spacing w:val="-2"/>
          <w:sz w:val="16"/>
        </w:rPr>
        <w:t>Soil</w:t>
      </w:r>
      <w:r>
        <w:rPr>
          <w:spacing w:val="-7"/>
          <w:sz w:val="16"/>
        </w:rPr>
        <w:t xml:space="preserve"> </w:t>
      </w:r>
      <w:r>
        <w:rPr>
          <w:spacing w:val="-2"/>
          <w:sz w:val="16"/>
        </w:rPr>
        <w:t>carbon</w:t>
      </w:r>
      <w:r>
        <w:rPr>
          <w:spacing w:val="-7"/>
          <w:sz w:val="16"/>
        </w:rPr>
        <w:t xml:space="preserve"> </w:t>
      </w:r>
      <w:r>
        <w:rPr>
          <w:spacing w:val="-2"/>
          <w:sz w:val="16"/>
        </w:rPr>
        <w:t>sequestration</w:t>
      </w:r>
      <w:r>
        <w:rPr>
          <w:spacing w:val="-7"/>
          <w:sz w:val="16"/>
        </w:rPr>
        <w:t xml:space="preserve"> </w:t>
      </w:r>
      <w:r>
        <w:rPr>
          <w:spacing w:val="-2"/>
          <w:sz w:val="16"/>
        </w:rPr>
        <w:t>and</w:t>
      </w:r>
      <w:r>
        <w:rPr>
          <w:spacing w:val="-7"/>
          <w:sz w:val="16"/>
        </w:rPr>
        <w:t xml:space="preserve"> </w:t>
      </w:r>
      <w:r>
        <w:rPr>
          <w:spacing w:val="-2"/>
          <w:sz w:val="16"/>
        </w:rPr>
        <w:t>land-use</w:t>
      </w:r>
      <w:r>
        <w:rPr>
          <w:spacing w:val="-7"/>
          <w:sz w:val="16"/>
        </w:rPr>
        <w:t xml:space="preserve"> </w:t>
      </w:r>
      <w:r>
        <w:rPr>
          <w:spacing w:val="-2"/>
          <w:sz w:val="16"/>
        </w:rPr>
        <w:t>change:</w:t>
      </w:r>
      <w:r>
        <w:rPr>
          <w:spacing w:val="40"/>
          <w:sz w:val="16"/>
        </w:rPr>
        <w:t xml:space="preserve"> </w:t>
      </w:r>
      <w:r>
        <w:rPr>
          <w:sz w:val="16"/>
        </w:rPr>
        <w:t>processes</w:t>
      </w:r>
      <w:r>
        <w:rPr>
          <w:spacing w:val="-10"/>
          <w:sz w:val="16"/>
        </w:rPr>
        <w:t xml:space="preserve"> </w:t>
      </w:r>
      <w:r>
        <w:rPr>
          <w:sz w:val="16"/>
        </w:rPr>
        <w:t>and</w:t>
      </w:r>
      <w:r>
        <w:rPr>
          <w:spacing w:val="-10"/>
          <w:sz w:val="16"/>
        </w:rPr>
        <w:t xml:space="preserve"> </w:t>
      </w:r>
      <w:r>
        <w:rPr>
          <w:sz w:val="16"/>
        </w:rPr>
        <w:t>potential.</w:t>
      </w:r>
      <w:r>
        <w:rPr>
          <w:spacing w:val="-10"/>
          <w:sz w:val="16"/>
        </w:rPr>
        <w:t xml:space="preserve"> </w:t>
      </w:r>
      <w:r>
        <w:rPr>
          <w:i/>
          <w:sz w:val="16"/>
        </w:rPr>
        <w:t>Global</w:t>
      </w:r>
      <w:r>
        <w:rPr>
          <w:i/>
          <w:spacing w:val="-10"/>
          <w:sz w:val="16"/>
        </w:rPr>
        <w:t xml:space="preserve"> </w:t>
      </w:r>
      <w:r>
        <w:rPr>
          <w:i/>
          <w:sz w:val="16"/>
        </w:rPr>
        <w:t>Change</w:t>
      </w:r>
      <w:r>
        <w:rPr>
          <w:i/>
          <w:spacing w:val="-10"/>
          <w:sz w:val="16"/>
        </w:rPr>
        <w:t xml:space="preserve"> </w:t>
      </w:r>
      <w:r>
        <w:rPr>
          <w:i/>
          <w:sz w:val="16"/>
        </w:rPr>
        <w:t>Biology</w:t>
      </w:r>
      <w:r>
        <w:rPr>
          <w:sz w:val="16"/>
        </w:rPr>
        <w:t>,</w:t>
      </w:r>
      <w:r>
        <w:rPr>
          <w:spacing w:val="-10"/>
          <w:sz w:val="16"/>
        </w:rPr>
        <w:t xml:space="preserve"> </w:t>
      </w:r>
      <w:r>
        <w:rPr>
          <w:sz w:val="16"/>
        </w:rPr>
        <w:t>6(3):317–327,</w:t>
      </w:r>
      <w:r>
        <w:rPr>
          <w:spacing w:val="-10"/>
          <w:sz w:val="16"/>
        </w:rPr>
        <w:t xml:space="preserve"> </w:t>
      </w:r>
      <w:r>
        <w:rPr>
          <w:sz w:val="16"/>
        </w:rPr>
        <w:t>3</w:t>
      </w:r>
      <w:r>
        <w:rPr>
          <w:spacing w:val="-10"/>
          <w:sz w:val="16"/>
        </w:rPr>
        <w:t xml:space="preserve"> </w:t>
      </w:r>
      <w:r>
        <w:rPr>
          <w:sz w:val="16"/>
        </w:rPr>
        <w:t>2000.</w:t>
      </w:r>
      <w:r>
        <w:rPr>
          <w:spacing w:val="40"/>
          <w:sz w:val="16"/>
        </w:rPr>
        <w:t xml:space="preserve"> </w:t>
      </w:r>
      <w:r>
        <w:rPr>
          <w:sz w:val="16"/>
        </w:rPr>
        <w:t>ISSN</w:t>
      </w:r>
      <w:r>
        <w:rPr>
          <w:spacing w:val="-4"/>
          <w:sz w:val="16"/>
        </w:rPr>
        <w:t xml:space="preserve"> </w:t>
      </w:r>
      <w:r>
        <w:rPr>
          <w:sz w:val="16"/>
        </w:rPr>
        <w:t>1354-1013.</w:t>
      </w:r>
      <w:r>
        <w:rPr>
          <w:spacing w:val="14"/>
          <w:sz w:val="16"/>
        </w:rPr>
        <w:t xml:space="preserve"> </w:t>
      </w:r>
      <w:proofErr w:type="spellStart"/>
      <w:r>
        <w:rPr>
          <w:sz w:val="16"/>
        </w:rPr>
        <w:t>doi</w:t>
      </w:r>
      <w:proofErr w:type="spellEnd"/>
      <w:r>
        <w:rPr>
          <w:sz w:val="16"/>
        </w:rPr>
        <w:t>:</w:t>
      </w:r>
      <w:r>
        <w:rPr>
          <w:spacing w:val="9"/>
          <w:sz w:val="16"/>
        </w:rPr>
        <w:t xml:space="preserve"> </w:t>
      </w:r>
      <w:r>
        <w:rPr>
          <w:sz w:val="16"/>
        </w:rPr>
        <w:t>10.1046/j.1365-2486.2000.00308.x.</w:t>
      </w:r>
      <w:r>
        <w:rPr>
          <w:spacing w:val="14"/>
          <w:sz w:val="16"/>
        </w:rPr>
        <w:t xml:space="preserve"> </w:t>
      </w:r>
      <w:r>
        <w:rPr>
          <w:sz w:val="16"/>
        </w:rPr>
        <w:t>URL</w:t>
      </w:r>
      <w:r>
        <w:rPr>
          <w:spacing w:val="-4"/>
          <w:sz w:val="16"/>
        </w:rPr>
        <w:t xml:space="preserve"> </w:t>
      </w:r>
      <w:hyperlink r:id="rId32">
        <w:r>
          <w:rPr>
            <w:rFonts w:ascii="Arial" w:hAnsi="Arial"/>
            <w:color w:val="2F4F4F"/>
            <w:spacing w:val="-2"/>
            <w:sz w:val="13"/>
          </w:rPr>
          <w:t>http:</w:t>
        </w:r>
      </w:hyperlink>
      <w:hyperlink r:id="rId33">
        <w:r>
          <w:rPr>
            <w:rFonts w:ascii="Arial"/>
            <w:color w:val="2F4F4F"/>
            <w:w w:val="115"/>
            <w:sz w:val="13"/>
          </w:rPr>
          <w:t>//doi.wiley.com/10.1046/j.1365-</w:t>
        </w:r>
        <w:r>
          <w:rPr>
            <w:rFonts w:ascii="Arial"/>
            <w:color w:val="2F4F4F"/>
            <w:spacing w:val="-2"/>
            <w:w w:val="115"/>
            <w:sz w:val="13"/>
          </w:rPr>
          <w:t>2486.2000.00308.x</w:t>
        </w:r>
      </w:hyperlink>
      <w:r>
        <w:rPr>
          <w:spacing w:val="-2"/>
          <w:w w:val="115"/>
          <w:sz w:val="16"/>
        </w:rPr>
        <w:t>.</w:t>
      </w:r>
    </w:p>
    <w:p w14:paraId="3D69D0ED" w14:textId="77777777" w:rsidR="00982EA8" w:rsidRDefault="00000000">
      <w:pPr>
        <w:spacing w:before="9" w:line="196" w:lineRule="auto"/>
        <w:ind w:left="305" w:right="244" w:hanging="200"/>
        <w:jc w:val="both"/>
        <w:rPr>
          <w:sz w:val="16"/>
        </w:rPr>
      </w:pPr>
      <w:r>
        <w:rPr>
          <w:spacing w:val="-4"/>
          <w:sz w:val="16"/>
        </w:rPr>
        <w:t>A. J. Reisinger, J. M. Blair,</w:t>
      </w:r>
      <w:r>
        <w:rPr>
          <w:sz w:val="16"/>
        </w:rPr>
        <w:t xml:space="preserve"> </w:t>
      </w:r>
      <w:r>
        <w:rPr>
          <w:spacing w:val="-4"/>
          <w:sz w:val="16"/>
        </w:rPr>
        <w:t xml:space="preserve">C. W. Rice, and W. K. </w:t>
      </w:r>
      <w:proofErr w:type="spellStart"/>
      <w:r>
        <w:rPr>
          <w:spacing w:val="-4"/>
          <w:sz w:val="16"/>
        </w:rPr>
        <w:t>Dodds</w:t>
      </w:r>
      <w:proofErr w:type="spellEnd"/>
      <w:r>
        <w:rPr>
          <w:spacing w:val="-4"/>
          <w:sz w:val="16"/>
        </w:rPr>
        <w:t>.</w:t>
      </w:r>
      <w:r>
        <w:rPr>
          <w:spacing w:val="5"/>
          <w:sz w:val="16"/>
        </w:rPr>
        <w:t xml:space="preserve"> </w:t>
      </w:r>
      <w:r>
        <w:rPr>
          <w:spacing w:val="-4"/>
          <w:sz w:val="16"/>
        </w:rPr>
        <w:t>Woody Vegetation</w:t>
      </w:r>
      <w:r>
        <w:rPr>
          <w:spacing w:val="40"/>
          <w:sz w:val="16"/>
        </w:rPr>
        <w:t xml:space="preserve"> </w:t>
      </w:r>
      <w:r>
        <w:rPr>
          <w:sz w:val="16"/>
        </w:rPr>
        <w:t>Removal Stimulates Riparian and Benthic Denitrification in Tallgrass</w:t>
      </w:r>
      <w:r>
        <w:rPr>
          <w:spacing w:val="40"/>
          <w:sz w:val="16"/>
        </w:rPr>
        <w:t xml:space="preserve"> </w:t>
      </w:r>
      <w:r>
        <w:rPr>
          <w:spacing w:val="-2"/>
          <w:sz w:val="16"/>
        </w:rPr>
        <w:t xml:space="preserve">Prairie. </w:t>
      </w:r>
      <w:r>
        <w:rPr>
          <w:i/>
          <w:spacing w:val="-2"/>
          <w:sz w:val="16"/>
        </w:rPr>
        <w:t>Ecosystems</w:t>
      </w:r>
      <w:r>
        <w:rPr>
          <w:i/>
          <w:spacing w:val="-6"/>
          <w:sz w:val="16"/>
        </w:rPr>
        <w:t xml:space="preserve"> </w:t>
      </w:r>
      <w:r>
        <w:rPr>
          <w:i/>
          <w:spacing w:val="-2"/>
          <w:sz w:val="16"/>
        </w:rPr>
        <w:t>(New</w:t>
      </w:r>
      <w:r>
        <w:rPr>
          <w:i/>
          <w:spacing w:val="-6"/>
          <w:sz w:val="16"/>
        </w:rPr>
        <w:t xml:space="preserve"> </w:t>
      </w:r>
      <w:r>
        <w:rPr>
          <w:i/>
          <w:spacing w:val="-2"/>
          <w:sz w:val="16"/>
        </w:rPr>
        <w:t>York)</w:t>
      </w:r>
      <w:r>
        <w:rPr>
          <w:spacing w:val="-2"/>
          <w:sz w:val="16"/>
        </w:rPr>
        <w:t>,</w:t>
      </w:r>
      <w:r>
        <w:rPr>
          <w:spacing w:val="-3"/>
          <w:sz w:val="16"/>
        </w:rPr>
        <w:t xml:space="preserve"> </w:t>
      </w:r>
      <w:r>
        <w:rPr>
          <w:spacing w:val="-2"/>
          <w:sz w:val="16"/>
        </w:rPr>
        <w:t>16(4):547–560,</w:t>
      </w:r>
      <w:r>
        <w:rPr>
          <w:spacing w:val="-3"/>
          <w:sz w:val="16"/>
        </w:rPr>
        <w:t xml:space="preserve"> </w:t>
      </w:r>
      <w:r>
        <w:rPr>
          <w:spacing w:val="-2"/>
          <w:sz w:val="16"/>
        </w:rPr>
        <w:t>2013. ISSN</w:t>
      </w:r>
      <w:r>
        <w:rPr>
          <w:spacing w:val="-6"/>
          <w:sz w:val="16"/>
        </w:rPr>
        <w:t xml:space="preserve"> </w:t>
      </w:r>
      <w:r>
        <w:rPr>
          <w:spacing w:val="-2"/>
          <w:sz w:val="16"/>
        </w:rPr>
        <w:t>1432-9840.</w:t>
      </w:r>
      <w:r>
        <w:rPr>
          <w:spacing w:val="40"/>
          <w:sz w:val="16"/>
        </w:rPr>
        <w:t xml:space="preserve"> </w:t>
      </w:r>
      <w:proofErr w:type="spellStart"/>
      <w:r>
        <w:rPr>
          <w:sz w:val="16"/>
        </w:rPr>
        <w:t>doi</w:t>
      </w:r>
      <w:proofErr w:type="spellEnd"/>
      <w:r>
        <w:rPr>
          <w:sz w:val="16"/>
        </w:rPr>
        <w:t>: 10.1007/s10021-012-9630-3.</w:t>
      </w:r>
    </w:p>
    <w:p w14:paraId="1F80E6F8" w14:textId="77777777" w:rsidR="00982EA8" w:rsidRDefault="00000000">
      <w:pPr>
        <w:spacing w:before="4" w:line="196" w:lineRule="auto"/>
        <w:ind w:left="305" w:right="244" w:hanging="200"/>
        <w:jc w:val="both"/>
        <w:rPr>
          <w:sz w:val="16"/>
        </w:rPr>
      </w:pPr>
      <w:r>
        <w:rPr>
          <w:sz w:val="16"/>
        </w:rPr>
        <w:t>P.</w:t>
      </w:r>
      <w:r>
        <w:rPr>
          <w:spacing w:val="-8"/>
          <w:sz w:val="16"/>
        </w:rPr>
        <w:t xml:space="preserve"> </w:t>
      </w:r>
      <w:r>
        <w:rPr>
          <w:sz w:val="16"/>
        </w:rPr>
        <w:t>M.</w:t>
      </w:r>
      <w:r>
        <w:rPr>
          <w:spacing w:val="-8"/>
          <w:sz w:val="16"/>
        </w:rPr>
        <w:t xml:space="preserve"> </w:t>
      </w:r>
      <w:r>
        <w:rPr>
          <w:sz w:val="16"/>
        </w:rPr>
        <w:t>Rice,</w:t>
      </w:r>
      <w:r>
        <w:rPr>
          <w:spacing w:val="-8"/>
          <w:sz w:val="16"/>
        </w:rPr>
        <w:t xml:space="preserve"> </w:t>
      </w:r>
      <w:r>
        <w:rPr>
          <w:sz w:val="16"/>
        </w:rPr>
        <w:t>G.</w:t>
      </w:r>
      <w:r>
        <w:rPr>
          <w:spacing w:val="-8"/>
          <w:sz w:val="16"/>
        </w:rPr>
        <w:t xml:space="preserve"> </w:t>
      </w:r>
      <w:r>
        <w:rPr>
          <w:sz w:val="16"/>
        </w:rPr>
        <w:t>McPherson,</w:t>
      </w:r>
      <w:r>
        <w:rPr>
          <w:spacing w:val="-8"/>
          <w:sz w:val="16"/>
        </w:rPr>
        <w:t xml:space="preserve"> </w:t>
      </w:r>
      <w:r>
        <w:rPr>
          <w:sz w:val="16"/>
        </w:rPr>
        <w:t>and</w:t>
      </w:r>
      <w:r>
        <w:rPr>
          <w:spacing w:val="-8"/>
          <w:sz w:val="16"/>
        </w:rPr>
        <w:t xml:space="preserve"> </w:t>
      </w:r>
      <w:r>
        <w:rPr>
          <w:sz w:val="16"/>
        </w:rPr>
        <w:t>L.</w:t>
      </w:r>
      <w:r>
        <w:rPr>
          <w:spacing w:val="-8"/>
          <w:sz w:val="16"/>
        </w:rPr>
        <w:t xml:space="preserve"> </w:t>
      </w:r>
      <w:proofErr w:type="spellStart"/>
      <w:r>
        <w:rPr>
          <w:sz w:val="16"/>
        </w:rPr>
        <w:t>Rew</w:t>
      </w:r>
      <w:proofErr w:type="spellEnd"/>
      <w:r>
        <w:rPr>
          <w:sz w:val="16"/>
        </w:rPr>
        <w:t>.</w:t>
      </w:r>
      <w:r>
        <w:rPr>
          <w:spacing w:val="8"/>
          <w:sz w:val="16"/>
        </w:rPr>
        <w:t xml:space="preserve"> </w:t>
      </w:r>
      <w:r>
        <w:rPr>
          <w:sz w:val="16"/>
        </w:rPr>
        <w:t>Fire</w:t>
      </w:r>
      <w:r>
        <w:rPr>
          <w:spacing w:val="-8"/>
          <w:sz w:val="16"/>
        </w:rPr>
        <w:t xml:space="preserve"> </w:t>
      </w:r>
      <w:r>
        <w:rPr>
          <w:sz w:val="16"/>
        </w:rPr>
        <w:t>and</w:t>
      </w:r>
      <w:r>
        <w:rPr>
          <w:spacing w:val="-8"/>
          <w:sz w:val="16"/>
        </w:rPr>
        <w:t xml:space="preserve"> </w:t>
      </w:r>
      <w:r>
        <w:rPr>
          <w:sz w:val="16"/>
        </w:rPr>
        <w:t>nonnative</w:t>
      </w:r>
      <w:r>
        <w:rPr>
          <w:spacing w:val="-8"/>
          <w:sz w:val="16"/>
        </w:rPr>
        <w:t xml:space="preserve"> </w:t>
      </w:r>
      <w:r>
        <w:rPr>
          <w:sz w:val="16"/>
        </w:rPr>
        <w:t>invasive</w:t>
      </w:r>
      <w:r>
        <w:rPr>
          <w:spacing w:val="-8"/>
          <w:sz w:val="16"/>
        </w:rPr>
        <w:t xml:space="preserve"> </w:t>
      </w:r>
      <w:r>
        <w:rPr>
          <w:sz w:val="16"/>
        </w:rPr>
        <w:t>plants</w:t>
      </w:r>
      <w:r>
        <w:rPr>
          <w:spacing w:val="40"/>
          <w:sz w:val="16"/>
        </w:rPr>
        <w:t xml:space="preserve"> </w:t>
      </w:r>
      <w:r>
        <w:rPr>
          <w:sz w:val="16"/>
        </w:rPr>
        <w:t>in the interior west bioregion.</w:t>
      </w:r>
      <w:r>
        <w:rPr>
          <w:spacing w:val="40"/>
          <w:sz w:val="16"/>
        </w:rPr>
        <w:t xml:space="preserve"> </w:t>
      </w:r>
      <w:r>
        <w:rPr>
          <w:i/>
          <w:sz w:val="16"/>
        </w:rPr>
        <w:t>Wildland Fire in Ecosystems Fire and</w:t>
      </w:r>
      <w:r>
        <w:rPr>
          <w:i/>
          <w:spacing w:val="40"/>
          <w:sz w:val="16"/>
        </w:rPr>
        <w:t xml:space="preserve"> </w:t>
      </w:r>
      <w:r>
        <w:rPr>
          <w:i/>
          <w:sz w:val="16"/>
        </w:rPr>
        <w:t>Nonnative Invasive Plants</w:t>
      </w:r>
      <w:r>
        <w:rPr>
          <w:sz w:val="16"/>
        </w:rPr>
        <w:t>, 6(September):141–171, 2008.</w:t>
      </w:r>
    </w:p>
    <w:p w14:paraId="2F298DE3" w14:textId="77777777" w:rsidR="00982EA8" w:rsidRDefault="00000000">
      <w:pPr>
        <w:spacing w:before="4" w:line="196" w:lineRule="auto"/>
        <w:ind w:left="305" w:right="244" w:hanging="200"/>
        <w:jc w:val="both"/>
        <w:rPr>
          <w:sz w:val="16"/>
        </w:rPr>
      </w:pPr>
      <w:r>
        <w:rPr>
          <w:sz w:val="16"/>
        </w:rPr>
        <w:t>J. S. Russell.</w:t>
      </w:r>
      <w:r>
        <w:rPr>
          <w:spacing w:val="37"/>
          <w:sz w:val="16"/>
        </w:rPr>
        <w:t xml:space="preserve"> </w:t>
      </w:r>
      <w:r>
        <w:rPr>
          <w:sz w:val="16"/>
        </w:rPr>
        <w:t>Soil fertility changes in the long-term experimental plots at</w:t>
      </w:r>
      <w:r>
        <w:rPr>
          <w:spacing w:val="40"/>
          <w:sz w:val="16"/>
        </w:rPr>
        <w:t xml:space="preserve"> </w:t>
      </w:r>
      <w:proofErr w:type="spellStart"/>
      <w:r>
        <w:rPr>
          <w:sz w:val="16"/>
        </w:rPr>
        <w:t>kybybolite</w:t>
      </w:r>
      <w:proofErr w:type="spellEnd"/>
      <w:r>
        <w:rPr>
          <w:sz w:val="16"/>
        </w:rPr>
        <w:t>,</w:t>
      </w:r>
      <w:r>
        <w:rPr>
          <w:spacing w:val="-6"/>
          <w:sz w:val="16"/>
        </w:rPr>
        <w:t xml:space="preserve"> </w:t>
      </w:r>
      <w:r>
        <w:rPr>
          <w:sz w:val="16"/>
        </w:rPr>
        <w:t>south</w:t>
      </w:r>
      <w:r>
        <w:rPr>
          <w:spacing w:val="-6"/>
          <w:sz w:val="16"/>
        </w:rPr>
        <w:t xml:space="preserve"> </w:t>
      </w:r>
      <w:proofErr w:type="spellStart"/>
      <w:r>
        <w:rPr>
          <w:sz w:val="16"/>
        </w:rPr>
        <w:t>australia</w:t>
      </w:r>
      <w:proofErr w:type="spellEnd"/>
      <w:r>
        <w:rPr>
          <w:spacing w:val="-6"/>
          <w:sz w:val="16"/>
        </w:rPr>
        <w:t xml:space="preserve"> </w:t>
      </w:r>
      <w:r>
        <w:rPr>
          <w:sz w:val="16"/>
        </w:rPr>
        <w:t>ii.</w:t>
      </w:r>
      <w:r>
        <w:rPr>
          <w:spacing w:val="-6"/>
          <w:sz w:val="16"/>
        </w:rPr>
        <w:t xml:space="preserve"> </w:t>
      </w:r>
      <w:r>
        <w:rPr>
          <w:sz w:val="16"/>
        </w:rPr>
        <w:t>Changes</w:t>
      </w:r>
      <w:r>
        <w:rPr>
          <w:spacing w:val="-6"/>
          <w:sz w:val="16"/>
        </w:rPr>
        <w:t xml:space="preserve"> </w:t>
      </w:r>
      <w:r>
        <w:rPr>
          <w:sz w:val="16"/>
        </w:rPr>
        <w:t>in</w:t>
      </w:r>
      <w:r>
        <w:rPr>
          <w:spacing w:val="-6"/>
          <w:sz w:val="16"/>
        </w:rPr>
        <w:t xml:space="preserve"> </w:t>
      </w:r>
      <w:r>
        <w:rPr>
          <w:sz w:val="16"/>
        </w:rPr>
        <w:t>phosphorus.</w:t>
      </w:r>
      <w:r>
        <w:rPr>
          <w:spacing w:val="13"/>
          <w:sz w:val="16"/>
        </w:rPr>
        <w:t xml:space="preserve"> </w:t>
      </w:r>
      <w:r>
        <w:rPr>
          <w:i/>
          <w:sz w:val="16"/>
        </w:rPr>
        <w:t>Australian</w:t>
      </w:r>
      <w:r>
        <w:rPr>
          <w:i/>
          <w:spacing w:val="-6"/>
          <w:sz w:val="16"/>
        </w:rPr>
        <w:t xml:space="preserve"> </w:t>
      </w:r>
      <w:r>
        <w:rPr>
          <w:i/>
          <w:sz w:val="16"/>
        </w:rPr>
        <w:t>Jour-</w:t>
      </w:r>
      <w:r>
        <w:rPr>
          <w:i/>
          <w:spacing w:val="40"/>
          <w:sz w:val="16"/>
        </w:rPr>
        <w:t xml:space="preserve"> </w:t>
      </w:r>
      <w:proofErr w:type="spellStart"/>
      <w:r>
        <w:rPr>
          <w:i/>
          <w:sz w:val="16"/>
        </w:rPr>
        <w:t>nal</w:t>
      </w:r>
      <w:proofErr w:type="spellEnd"/>
      <w:r>
        <w:rPr>
          <w:i/>
          <w:sz w:val="16"/>
        </w:rPr>
        <w:t xml:space="preserve"> of Agricultural Research</w:t>
      </w:r>
      <w:r>
        <w:rPr>
          <w:sz w:val="16"/>
        </w:rPr>
        <w:t>, 11(6):926–947, 1960.</w:t>
      </w:r>
      <w:r>
        <w:rPr>
          <w:spacing w:val="40"/>
          <w:sz w:val="16"/>
        </w:rPr>
        <w:t xml:space="preserve"> </w:t>
      </w:r>
      <w:r>
        <w:rPr>
          <w:sz w:val="16"/>
        </w:rPr>
        <w:t>ISSN 00049409.</w:t>
      </w:r>
      <w:r>
        <w:rPr>
          <w:spacing w:val="40"/>
          <w:sz w:val="16"/>
        </w:rPr>
        <w:t xml:space="preserve"> </w:t>
      </w:r>
      <w:proofErr w:type="spellStart"/>
      <w:r>
        <w:rPr>
          <w:sz w:val="16"/>
        </w:rPr>
        <w:t>doi</w:t>
      </w:r>
      <w:proofErr w:type="spellEnd"/>
      <w:r>
        <w:rPr>
          <w:sz w:val="16"/>
        </w:rPr>
        <w:t>: 10.1071/AR9600926.</w:t>
      </w:r>
    </w:p>
    <w:p w14:paraId="6835167A" w14:textId="77777777" w:rsidR="00982EA8" w:rsidRDefault="00000000">
      <w:pPr>
        <w:spacing w:before="4" w:line="196" w:lineRule="auto"/>
        <w:ind w:left="305" w:right="244" w:hanging="200"/>
        <w:jc w:val="both"/>
        <w:rPr>
          <w:sz w:val="16"/>
        </w:rPr>
      </w:pPr>
      <w:r>
        <w:rPr>
          <w:sz w:val="16"/>
        </w:rPr>
        <w:t>F. Samson and F. Knopf.</w:t>
      </w:r>
      <w:r>
        <w:rPr>
          <w:spacing w:val="40"/>
          <w:sz w:val="16"/>
        </w:rPr>
        <w:t xml:space="preserve"> </w:t>
      </w:r>
      <w:r>
        <w:rPr>
          <w:sz w:val="16"/>
        </w:rPr>
        <w:t>Prairie conservation in North America.</w:t>
      </w:r>
      <w:r>
        <w:rPr>
          <w:spacing w:val="40"/>
          <w:sz w:val="16"/>
        </w:rPr>
        <w:t xml:space="preserve"> </w:t>
      </w:r>
      <w:r>
        <w:rPr>
          <w:i/>
          <w:sz w:val="16"/>
        </w:rPr>
        <w:t>Bio-</w:t>
      </w:r>
      <w:r>
        <w:rPr>
          <w:i/>
          <w:spacing w:val="40"/>
          <w:sz w:val="16"/>
        </w:rPr>
        <w:t xml:space="preserve"> </w:t>
      </w:r>
      <w:r>
        <w:rPr>
          <w:i/>
          <w:sz w:val="16"/>
        </w:rPr>
        <w:t>Science</w:t>
      </w:r>
      <w:r>
        <w:rPr>
          <w:sz w:val="16"/>
        </w:rPr>
        <w:t>,</w:t>
      </w:r>
      <w:r>
        <w:rPr>
          <w:spacing w:val="30"/>
          <w:sz w:val="16"/>
        </w:rPr>
        <w:t xml:space="preserve"> </w:t>
      </w:r>
      <w:r>
        <w:rPr>
          <w:sz w:val="16"/>
        </w:rPr>
        <w:t>44(6):418–421,</w:t>
      </w:r>
      <w:r>
        <w:rPr>
          <w:spacing w:val="31"/>
          <w:sz w:val="16"/>
        </w:rPr>
        <w:t xml:space="preserve"> </w:t>
      </w:r>
      <w:r>
        <w:rPr>
          <w:sz w:val="16"/>
        </w:rPr>
        <w:t>6</w:t>
      </w:r>
      <w:r>
        <w:rPr>
          <w:spacing w:val="23"/>
          <w:sz w:val="16"/>
        </w:rPr>
        <w:t xml:space="preserve"> </w:t>
      </w:r>
      <w:r>
        <w:rPr>
          <w:sz w:val="16"/>
        </w:rPr>
        <w:t>1994.</w:t>
      </w:r>
      <w:r>
        <w:rPr>
          <w:spacing w:val="35"/>
          <w:sz w:val="16"/>
        </w:rPr>
        <w:t xml:space="preserve">  </w:t>
      </w:r>
      <w:r>
        <w:rPr>
          <w:sz w:val="16"/>
        </w:rPr>
        <w:t>ISSN</w:t>
      </w:r>
      <w:r>
        <w:rPr>
          <w:spacing w:val="24"/>
          <w:sz w:val="16"/>
        </w:rPr>
        <w:t xml:space="preserve"> </w:t>
      </w:r>
      <w:r>
        <w:rPr>
          <w:sz w:val="16"/>
        </w:rPr>
        <w:t>0006-3568.</w:t>
      </w:r>
      <w:r>
        <w:rPr>
          <w:spacing w:val="35"/>
          <w:sz w:val="16"/>
        </w:rPr>
        <w:t xml:space="preserve">  </w:t>
      </w:r>
      <w:proofErr w:type="spellStart"/>
      <w:r>
        <w:rPr>
          <w:sz w:val="16"/>
        </w:rPr>
        <w:t>doi</w:t>
      </w:r>
      <w:proofErr w:type="spellEnd"/>
      <w:r>
        <w:rPr>
          <w:sz w:val="16"/>
        </w:rPr>
        <w:t>:</w:t>
      </w:r>
      <w:r>
        <w:rPr>
          <w:spacing w:val="63"/>
          <w:sz w:val="16"/>
        </w:rPr>
        <w:t xml:space="preserve"> </w:t>
      </w:r>
      <w:r>
        <w:rPr>
          <w:spacing w:val="-2"/>
          <w:sz w:val="16"/>
        </w:rPr>
        <w:t>10.2307/</w:t>
      </w:r>
    </w:p>
    <w:p w14:paraId="57AC3E6E" w14:textId="77777777" w:rsidR="00982EA8" w:rsidRDefault="00000000">
      <w:pPr>
        <w:tabs>
          <w:tab w:val="left" w:pos="1128"/>
        </w:tabs>
        <w:spacing w:before="3" w:line="196" w:lineRule="auto"/>
        <w:ind w:left="305" w:right="244"/>
        <w:rPr>
          <w:sz w:val="16"/>
        </w:rPr>
      </w:pPr>
      <w:r>
        <w:rPr>
          <w:spacing w:val="-2"/>
          <w:w w:val="110"/>
          <w:sz w:val="16"/>
        </w:rPr>
        <w:lastRenderedPageBreak/>
        <w:t>1312365.</w:t>
      </w:r>
      <w:r>
        <w:rPr>
          <w:sz w:val="16"/>
        </w:rPr>
        <w:tab/>
      </w:r>
      <w:r>
        <w:rPr>
          <w:w w:val="110"/>
          <w:sz w:val="16"/>
        </w:rPr>
        <w:t>URL</w:t>
      </w:r>
      <w:r>
        <w:rPr>
          <w:spacing w:val="40"/>
          <w:w w:val="110"/>
          <w:sz w:val="16"/>
        </w:rPr>
        <w:t xml:space="preserve"> </w:t>
      </w:r>
      <w:hyperlink r:id="rId34">
        <w:r>
          <w:rPr>
            <w:rFonts w:ascii="Arial"/>
            <w:color w:val="2F4F4F"/>
            <w:w w:val="110"/>
            <w:sz w:val="13"/>
          </w:rPr>
          <w:t>https://academic.oup.com/bioscience/article/44/6/</w:t>
        </w:r>
      </w:hyperlink>
      <w:r>
        <w:rPr>
          <w:rFonts w:ascii="Arial"/>
          <w:color w:val="2F4F4F"/>
          <w:spacing w:val="40"/>
          <w:w w:val="110"/>
          <w:sz w:val="13"/>
        </w:rPr>
        <w:t xml:space="preserve"> </w:t>
      </w:r>
      <w:hyperlink r:id="rId35">
        <w:r>
          <w:rPr>
            <w:rFonts w:ascii="Arial"/>
            <w:color w:val="2F4F4F"/>
            <w:spacing w:val="-2"/>
            <w:w w:val="110"/>
            <w:sz w:val="13"/>
          </w:rPr>
          <w:t>418/255658</w:t>
        </w:r>
      </w:hyperlink>
      <w:r>
        <w:rPr>
          <w:spacing w:val="-2"/>
          <w:w w:val="110"/>
          <w:sz w:val="16"/>
        </w:rPr>
        <w:t>.</w:t>
      </w:r>
    </w:p>
    <w:p w14:paraId="05E3E253" w14:textId="77777777" w:rsidR="00982EA8" w:rsidRDefault="00000000">
      <w:pPr>
        <w:spacing w:before="2" w:line="196" w:lineRule="auto"/>
        <w:ind w:left="305" w:right="244" w:hanging="200"/>
        <w:jc w:val="both"/>
        <w:rPr>
          <w:sz w:val="16"/>
        </w:rPr>
      </w:pPr>
      <w:r>
        <w:rPr>
          <w:sz w:val="16"/>
        </w:rPr>
        <w:t>W.</w:t>
      </w:r>
      <w:r>
        <w:rPr>
          <w:spacing w:val="-8"/>
          <w:sz w:val="16"/>
        </w:rPr>
        <w:t xml:space="preserve"> </w:t>
      </w:r>
      <w:r>
        <w:rPr>
          <w:sz w:val="16"/>
        </w:rPr>
        <w:t>H.</w:t>
      </w:r>
      <w:r>
        <w:rPr>
          <w:spacing w:val="-8"/>
          <w:sz w:val="16"/>
        </w:rPr>
        <w:t xml:space="preserve"> </w:t>
      </w:r>
      <w:r>
        <w:rPr>
          <w:sz w:val="16"/>
        </w:rPr>
        <w:t>Schlesinger.</w:t>
      </w:r>
      <w:r>
        <w:rPr>
          <w:spacing w:val="8"/>
          <w:sz w:val="16"/>
        </w:rPr>
        <w:t xml:space="preserve"> </w:t>
      </w:r>
      <w:r>
        <w:rPr>
          <w:sz w:val="16"/>
        </w:rPr>
        <w:t>Carbon</w:t>
      </w:r>
      <w:r>
        <w:rPr>
          <w:spacing w:val="-8"/>
          <w:sz w:val="16"/>
        </w:rPr>
        <w:t xml:space="preserve"> </w:t>
      </w:r>
      <w:r>
        <w:rPr>
          <w:sz w:val="16"/>
        </w:rPr>
        <w:t>Balance</w:t>
      </w:r>
      <w:r>
        <w:rPr>
          <w:spacing w:val="-8"/>
          <w:sz w:val="16"/>
        </w:rPr>
        <w:t xml:space="preserve"> </w:t>
      </w:r>
      <w:r>
        <w:rPr>
          <w:sz w:val="16"/>
        </w:rPr>
        <w:t>in</w:t>
      </w:r>
      <w:r>
        <w:rPr>
          <w:spacing w:val="-8"/>
          <w:sz w:val="16"/>
        </w:rPr>
        <w:t xml:space="preserve"> </w:t>
      </w:r>
      <w:r>
        <w:rPr>
          <w:sz w:val="16"/>
        </w:rPr>
        <w:t>Terrestrial</w:t>
      </w:r>
      <w:r>
        <w:rPr>
          <w:spacing w:val="-8"/>
          <w:sz w:val="16"/>
        </w:rPr>
        <w:t xml:space="preserve"> </w:t>
      </w:r>
      <w:r>
        <w:rPr>
          <w:sz w:val="16"/>
        </w:rPr>
        <w:t>Detritus.</w:t>
      </w:r>
      <w:r>
        <w:rPr>
          <w:spacing w:val="8"/>
          <w:sz w:val="16"/>
        </w:rPr>
        <w:t xml:space="preserve"> </w:t>
      </w:r>
      <w:r>
        <w:rPr>
          <w:i/>
          <w:sz w:val="16"/>
        </w:rPr>
        <w:t>Annual</w:t>
      </w:r>
      <w:r>
        <w:rPr>
          <w:i/>
          <w:spacing w:val="-8"/>
          <w:sz w:val="16"/>
        </w:rPr>
        <w:t xml:space="preserve"> </w:t>
      </w:r>
      <w:r>
        <w:rPr>
          <w:i/>
          <w:sz w:val="16"/>
        </w:rPr>
        <w:t>Review</w:t>
      </w:r>
      <w:r>
        <w:rPr>
          <w:i/>
          <w:spacing w:val="40"/>
          <w:sz w:val="16"/>
        </w:rPr>
        <w:t xml:space="preserve"> </w:t>
      </w:r>
      <w:r>
        <w:rPr>
          <w:i/>
          <w:sz w:val="16"/>
        </w:rPr>
        <w:t>of Ecology and Systematics</w:t>
      </w:r>
      <w:r>
        <w:rPr>
          <w:sz w:val="16"/>
        </w:rPr>
        <w:t>, 8:51–81, 1977.</w:t>
      </w:r>
    </w:p>
    <w:p w14:paraId="126E2DE5" w14:textId="77777777" w:rsidR="00982EA8" w:rsidRDefault="00000000">
      <w:pPr>
        <w:spacing w:before="2" w:line="196" w:lineRule="auto"/>
        <w:ind w:left="305" w:right="244" w:hanging="200"/>
        <w:jc w:val="both"/>
        <w:rPr>
          <w:sz w:val="16"/>
        </w:rPr>
      </w:pPr>
      <w:r>
        <w:rPr>
          <w:sz w:val="16"/>
        </w:rPr>
        <w:t>J.</w:t>
      </w:r>
      <w:r>
        <w:rPr>
          <w:spacing w:val="-9"/>
          <w:sz w:val="16"/>
        </w:rPr>
        <w:t xml:space="preserve"> </w:t>
      </w:r>
      <w:r>
        <w:rPr>
          <w:sz w:val="16"/>
        </w:rPr>
        <w:t>O.</w:t>
      </w:r>
      <w:r>
        <w:rPr>
          <w:spacing w:val="-10"/>
          <w:sz w:val="16"/>
        </w:rPr>
        <w:t xml:space="preserve"> </w:t>
      </w:r>
      <w:proofErr w:type="spellStart"/>
      <w:r>
        <w:rPr>
          <w:sz w:val="16"/>
        </w:rPr>
        <w:t>Skjemstad</w:t>
      </w:r>
      <w:proofErr w:type="spellEnd"/>
      <w:r>
        <w:rPr>
          <w:sz w:val="16"/>
        </w:rPr>
        <w:t>,</w:t>
      </w:r>
      <w:r>
        <w:rPr>
          <w:spacing w:val="-9"/>
          <w:sz w:val="16"/>
        </w:rPr>
        <w:t xml:space="preserve"> </w:t>
      </w:r>
      <w:r>
        <w:rPr>
          <w:sz w:val="16"/>
        </w:rPr>
        <w:t>P.</w:t>
      </w:r>
      <w:r>
        <w:rPr>
          <w:spacing w:val="-10"/>
          <w:sz w:val="16"/>
        </w:rPr>
        <w:t xml:space="preserve"> </w:t>
      </w:r>
      <w:r>
        <w:rPr>
          <w:sz w:val="16"/>
        </w:rPr>
        <w:t>Clarke,</w:t>
      </w:r>
      <w:r>
        <w:rPr>
          <w:spacing w:val="-9"/>
          <w:sz w:val="16"/>
        </w:rPr>
        <w:t xml:space="preserve"> </w:t>
      </w:r>
      <w:r>
        <w:rPr>
          <w:sz w:val="16"/>
        </w:rPr>
        <w:t>J.</w:t>
      </w:r>
      <w:r>
        <w:rPr>
          <w:spacing w:val="-10"/>
          <w:sz w:val="16"/>
        </w:rPr>
        <w:t xml:space="preserve"> </w:t>
      </w:r>
      <w:r>
        <w:rPr>
          <w:sz w:val="16"/>
        </w:rPr>
        <w:t>A.</w:t>
      </w:r>
      <w:r>
        <w:rPr>
          <w:spacing w:val="-9"/>
          <w:sz w:val="16"/>
        </w:rPr>
        <w:t xml:space="preserve"> </w:t>
      </w:r>
      <w:r>
        <w:rPr>
          <w:sz w:val="16"/>
        </w:rPr>
        <w:t>Taylor,</w:t>
      </w:r>
      <w:r>
        <w:rPr>
          <w:spacing w:val="-9"/>
          <w:sz w:val="16"/>
        </w:rPr>
        <w:t xml:space="preserve"> </w:t>
      </w:r>
      <w:r>
        <w:rPr>
          <w:sz w:val="16"/>
        </w:rPr>
        <w:t>J.</w:t>
      </w:r>
      <w:r>
        <w:rPr>
          <w:spacing w:val="-9"/>
          <w:sz w:val="16"/>
        </w:rPr>
        <w:t xml:space="preserve"> </w:t>
      </w:r>
      <w:r>
        <w:rPr>
          <w:sz w:val="16"/>
        </w:rPr>
        <w:t>M.</w:t>
      </w:r>
      <w:r>
        <w:rPr>
          <w:spacing w:val="-9"/>
          <w:sz w:val="16"/>
        </w:rPr>
        <w:t xml:space="preserve"> </w:t>
      </w:r>
      <w:proofErr w:type="spellStart"/>
      <w:r>
        <w:rPr>
          <w:sz w:val="16"/>
        </w:rPr>
        <w:t>Oades</w:t>
      </w:r>
      <w:proofErr w:type="spellEnd"/>
      <w:r>
        <w:rPr>
          <w:sz w:val="16"/>
        </w:rPr>
        <w:t>,</w:t>
      </w:r>
      <w:r>
        <w:rPr>
          <w:spacing w:val="-9"/>
          <w:sz w:val="16"/>
        </w:rPr>
        <w:t xml:space="preserve"> </w:t>
      </w:r>
      <w:r>
        <w:rPr>
          <w:sz w:val="16"/>
        </w:rPr>
        <w:t>and</w:t>
      </w:r>
      <w:r>
        <w:rPr>
          <w:spacing w:val="-9"/>
          <w:sz w:val="16"/>
        </w:rPr>
        <w:t xml:space="preserve"> </w:t>
      </w:r>
      <w:r>
        <w:rPr>
          <w:sz w:val="16"/>
        </w:rPr>
        <w:t>S.</w:t>
      </w:r>
      <w:r>
        <w:rPr>
          <w:spacing w:val="-10"/>
          <w:sz w:val="16"/>
        </w:rPr>
        <w:t xml:space="preserve"> </w:t>
      </w:r>
      <w:r>
        <w:rPr>
          <w:sz w:val="16"/>
        </w:rPr>
        <w:t>G.</w:t>
      </w:r>
      <w:r>
        <w:rPr>
          <w:spacing w:val="-9"/>
          <w:sz w:val="16"/>
        </w:rPr>
        <w:t xml:space="preserve"> </w:t>
      </w:r>
      <w:r>
        <w:rPr>
          <w:sz w:val="16"/>
        </w:rPr>
        <w:t>McClure</w:t>
      </w:r>
      <w:r>
        <w:rPr>
          <w:spacing w:val="-9"/>
          <w:sz w:val="16"/>
        </w:rPr>
        <w:t xml:space="preserve"> </w:t>
      </w:r>
      <w:r>
        <w:rPr>
          <w:sz w:val="16"/>
        </w:rPr>
        <w:t>A.</w:t>
      </w:r>
      <w:r>
        <w:rPr>
          <w:spacing w:val="40"/>
          <w:sz w:val="16"/>
        </w:rPr>
        <w:t xml:space="preserve"> </w:t>
      </w:r>
      <w:r>
        <w:rPr>
          <w:sz w:val="16"/>
        </w:rPr>
        <w:t>The</w:t>
      </w:r>
      <w:r>
        <w:rPr>
          <w:spacing w:val="-12"/>
          <w:sz w:val="16"/>
        </w:rPr>
        <w:t xml:space="preserve"> </w:t>
      </w:r>
      <w:r>
        <w:rPr>
          <w:sz w:val="16"/>
        </w:rPr>
        <w:t>chemistry</w:t>
      </w:r>
      <w:r>
        <w:rPr>
          <w:spacing w:val="-10"/>
          <w:sz w:val="16"/>
        </w:rPr>
        <w:t xml:space="preserve"> </w:t>
      </w:r>
      <w:r>
        <w:rPr>
          <w:sz w:val="16"/>
        </w:rPr>
        <w:t>and</w:t>
      </w:r>
      <w:r>
        <w:rPr>
          <w:spacing w:val="-10"/>
          <w:sz w:val="16"/>
        </w:rPr>
        <w:t xml:space="preserve"> </w:t>
      </w:r>
      <w:r>
        <w:rPr>
          <w:sz w:val="16"/>
        </w:rPr>
        <w:t>nature</w:t>
      </w:r>
      <w:r>
        <w:rPr>
          <w:spacing w:val="-10"/>
          <w:sz w:val="16"/>
        </w:rPr>
        <w:t xml:space="preserve"> </w:t>
      </w:r>
      <w:r>
        <w:rPr>
          <w:sz w:val="16"/>
        </w:rPr>
        <w:t>of</w:t>
      </w:r>
      <w:r>
        <w:rPr>
          <w:spacing w:val="-10"/>
          <w:sz w:val="16"/>
        </w:rPr>
        <w:t xml:space="preserve"> </w:t>
      </w:r>
      <w:r>
        <w:rPr>
          <w:sz w:val="16"/>
        </w:rPr>
        <w:t>protected</w:t>
      </w:r>
      <w:r>
        <w:rPr>
          <w:spacing w:val="-10"/>
          <w:sz w:val="16"/>
        </w:rPr>
        <w:t xml:space="preserve"> </w:t>
      </w:r>
      <w:r>
        <w:rPr>
          <w:sz w:val="16"/>
        </w:rPr>
        <w:t>carbon</w:t>
      </w:r>
      <w:r>
        <w:rPr>
          <w:spacing w:val="-10"/>
          <w:sz w:val="16"/>
        </w:rPr>
        <w:t xml:space="preserve"> </w:t>
      </w:r>
      <w:r>
        <w:rPr>
          <w:sz w:val="16"/>
        </w:rPr>
        <w:t>in</w:t>
      </w:r>
      <w:r>
        <w:rPr>
          <w:spacing w:val="-10"/>
          <w:sz w:val="16"/>
        </w:rPr>
        <w:t xml:space="preserve"> </w:t>
      </w:r>
      <w:r>
        <w:rPr>
          <w:sz w:val="16"/>
        </w:rPr>
        <w:t>soil.</w:t>
      </w:r>
      <w:r>
        <w:rPr>
          <w:spacing w:val="-10"/>
          <w:sz w:val="16"/>
        </w:rPr>
        <w:t xml:space="preserve"> </w:t>
      </w:r>
      <w:r>
        <w:rPr>
          <w:i/>
          <w:sz w:val="16"/>
        </w:rPr>
        <w:t>Australian</w:t>
      </w:r>
      <w:r>
        <w:rPr>
          <w:i/>
          <w:spacing w:val="-10"/>
          <w:sz w:val="16"/>
        </w:rPr>
        <w:t xml:space="preserve"> </w:t>
      </w:r>
      <w:r>
        <w:rPr>
          <w:i/>
          <w:sz w:val="16"/>
        </w:rPr>
        <w:t>Journal</w:t>
      </w:r>
      <w:r>
        <w:rPr>
          <w:i/>
          <w:spacing w:val="40"/>
          <w:sz w:val="16"/>
        </w:rPr>
        <w:t xml:space="preserve"> </w:t>
      </w:r>
      <w:r>
        <w:rPr>
          <w:i/>
          <w:sz w:val="16"/>
        </w:rPr>
        <w:t>of</w:t>
      </w:r>
      <w:r>
        <w:rPr>
          <w:i/>
          <w:spacing w:val="-6"/>
          <w:sz w:val="16"/>
        </w:rPr>
        <w:t xml:space="preserve"> </w:t>
      </w:r>
      <w:r>
        <w:rPr>
          <w:i/>
          <w:sz w:val="16"/>
        </w:rPr>
        <w:t>Soil</w:t>
      </w:r>
      <w:r>
        <w:rPr>
          <w:i/>
          <w:spacing w:val="-6"/>
          <w:sz w:val="16"/>
        </w:rPr>
        <w:t xml:space="preserve"> </w:t>
      </w:r>
      <w:r>
        <w:rPr>
          <w:i/>
          <w:sz w:val="16"/>
        </w:rPr>
        <w:t>Research</w:t>
      </w:r>
      <w:r>
        <w:rPr>
          <w:sz w:val="16"/>
        </w:rPr>
        <w:t>,</w:t>
      </w:r>
      <w:r>
        <w:rPr>
          <w:spacing w:val="-6"/>
          <w:sz w:val="16"/>
        </w:rPr>
        <w:t xml:space="preserve"> </w:t>
      </w:r>
      <w:r>
        <w:rPr>
          <w:sz w:val="16"/>
        </w:rPr>
        <w:t>34(2):251–271,</w:t>
      </w:r>
      <w:r>
        <w:rPr>
          <w:spacing w:val="-6"/>
          <w:sz w:val="16"/>
        </w:rPr>
        <w:t xml:space="preserve"> </w:t>
      </w:r>
      <w:r>
        <w:rPr>
          <w:sz w:val="16"/>
        </w:rPr>
        <w:t>1996. ISSN</w:t>
      </w:r>
      <w:r>
        <w:rPr>
          <w:spacing w:val="-6"/>
          <w:sz w:val="16"/>
        </w:rPr>
        <w:t xml:space="preserve"> </w:t>
      </w:r>
      <w:r>
        <w:rPr>
          <w:sz w:val="16"/>
        </w:rPr>
        <w:t xml:space="preserve">00049573. </w:t>
      </w:r>
      <w:proofErr w:type="spellStart"/>
      <w:r>
        <w:rPr>
          <w:sz w:val="16"/>
        </w:rPr>
        <w:t>doi</w:t>
      </w:r>
      <w:proofErr w:type="spellEnd"/>
      <w:r>
        <w:rPr>
          <w:sz w:val="16"/>
        </w:rPr>
        <w:t>: 10.1071/</w:t>
      </w:r>
      <w:r>
        <w:rPr>
          <w:spacing w:val="40"/>
          <w:sz w:val="16"/>
        </w:rPr>
        <w:t xml:space="preserve"> </w:t>
      </w:r>
      <w:r>
        <w:rPr>
          <w:spacing w:val="-2"/>
          <w:sz w:val="16"/>
        </w:rPr>
        <w:t>SR9960251.</w:t>
      </w:r>
    </w:p>
    <w:p w14:paraId="27E37652" w14:textId="77777777" w:rsidR="00982EA8" w:rsidRDefault="00000000">
      <w:pPr>
        <w:spacing w:before="5" w:line="196" w:lineRule="auto"/>
        <w:ind w:left="305" w:right="244" w:hanging="200"/>
        <w:jc w:val="both"/>
        <w:rPr>
          <w:sz w:val="16"/>
        </w:rPr>
      </w:pPr>
      <w:r>
        <w:rPr>
          <w:spacing w:val="-2"/>
          <w:sz w:val="16"/>
        </w:rPr>
        <w:t>C.</w:t>
      </w:r>
      <w:r>
        <w:rPr>
          <w:spacing w:val="-8"/>
          <w:sz w:val="16"/>
        </w:rPr>
        <w:t xml:space="preserve"> </w:t>
      </w:r>
      <w:r>
        <w:rPr>
          <w:spacing w:val="-2"/>
          <w:sz w:val="16"/>
        </w:rPr>
        <w:t>E.</w:t>
      </w:r>
      <w:r>
        <w:rPr>
          <w:spacing w:val="-8"/>
          <w:sz w:val="16"/>
        </w:rPr>
        <w:t xml:space="preserve"> </w:t>
      </w:r>
      <w:r>
        <w:rPr>
          <w:spacing w:val="-2"/>
          <w:sz w:val="16"/>
        </w:rPr>
        <w:t>Stewart,</w:t>
      </w:r>
      <w:r>
        <w:rPr>
          <w:spacing w:val="-6"/>
          <w:sz w:val="16"/>
        </w:rPr>
        <w:t xml:space="preserve"> </w:t>
      </w:r>
      <w:r>
        <w:rPr>
          <w:spacing w:val="-2"/>
          <w:sz w:val="16"/>
        </w:rPr>
        <w:t>K.</w:t>
      </w:r>
      <w:r>
        <w:rPr>
          <w:spacing w:val="-8"/>
          <w:sz w:val="16"/>
        </w:rPr>
        <w:t xml:space="preserve"> </w:t>
      </w:r>
      <w:proofErr w:type="spellStart"/>
      <w:r>
        <w:rPr>
          <w:spacing w:val="-2"/>
          <w:sz w:val="16"/>
        </w:rPr>
        <w:t>Paustian</w:t>
      </w:r>
      <w:proofErr w:type="spellEnd"/>
      <w:r>
        <w:rPr>
          <w:spacing w:val="-2"/>
          <w:sz w:val="16"/>
        </w:rPr>
        <w:t>,</w:t>
      </w:r>
      <w:r>
        <w:rPr>
          <w:spacing w:val="-6"/>
          <w:sz w:val="16"/>
        </w:rPr>
        <w:t xml:space="preserve"> </w:t>
      </w:r>
      <w:r>
        <w:rPr>
          <w:spacing w:val="-2"/>
          <w:sz w:val="16"/>
        </w:rPr>
        <w:t>R.</w:t>
      </w:r>
      <w:r>
        <w:rPr>
          <w:spacing w:val="-8"/>
          <w:sz w:val="16"/>
        </w:rPr>
        <w:t xml:space="preserve"> </w:t>
      </w:r>
      <w:r>
        <w:rPr>
          <w:spacing w:val="-2"/>
          <w:sz w:val="16"/>
        </w:rPr>
        <w:t>T.</w:t>
      </w:r>
      <w:r>
        <w:rPr>
          <w:spacing w:val="-8"/>
          <w:sz w:val="16"/>
        </w:rPr>
        <w:t xml:space="preserve"> </w:t>
      </w:r>
      <w:r>
        <w:rPr>
          <w:spacing w:val="-2"/>
          <w:sz w:val="16"/>
        </w:rPr>
        <w:t>Conant,</w:t>
      </w:r>
      <w:r>
        <w:rPr>
          <w:spacing w:val="-6"/>
          <w:sz w:val="16"/>
        </w:rPr>
        <w:t xml:space="preserve"> </w:t>
      </w:r>
      <w:r>
        <w:rPr>
          <w:spacing w:val="-2"/>
          <w:sz w:val="16"/>
        </w:rPr>
        <w:t>A.</w:t>
      </w:r>
      <w:r>
        <w:rPr>
          <w:spacing w:val="-8"/>
          <w:sz w:val="16"/>
        </w:rPr>
        <w:t xml:space="preserve"> </w:t>
      </w:r>
      <w:r>
        <w:rPr>
          <w:spacing w:val="-2"/>
          <w:sz w:val="16"/>
        </w:rPr>
        <w:t>F.</w:t>
      </w:r>
      <w:r>
        <w:rPr>
          <w:spacing w:val="-8"/>
          <w:sz w:val="16"/>
        </w:rPr>
        <w:t xml:space="preserve"> </w:t>
      </w:r>
      <w:r>
        <w:rPr>
          <w:spacing w:val="-2"/>
          <w:sz w:val="16"/>
        </w:rPr>
        <w:t>Plante,</w:t>
      </w:r>
      <w:r>
        <w:rPr>
          <w:spacing w:val="-6"/>
          <w:sz w:val="16"/>
        </w:rPr>
        <w:t xml:space="preserve"> </w:t>
      </w:r>
      <w:r>
        <w:rPr>
          <w:spacing w:val="-2"/>
          <w:sz w:val="16"/>
        </w:rPr>
        <w:t>and</w:t>
      </w:r>
      <w:r>
        <w:rPr>
          <w:spacing w:val="-8"/>
          <w:sz w:val="16"/>
        </w:rPr>
        <w:t xml:space="preserve"> </w:t>
      </w:r>
      <w:r>
        <w:rPr>
          <w:spacing w:val="-2"/>
          <w:sz w:val="16"/>
        </w:rPr>
        <w:t>J.</w:t>
      </w:r>
      <w:r>
        <w:rPr>
          <w:spacing w:val="-8"/>
          <w:sz w:val="16"/>
        </w:rPr>
        <w:t xml:space="preserve"> </w:t>
      </w:r>
      <w:r>
        <w:rPr>
          <w:spacing w:val="-2"/>
          <w:sz w:val="16"/>
        </w:rPr>
        <w:t>Six.</w:t>
      </w:r>
      <w:r>
        <w:rPr>
          <w:sz w:val="16"/>
        </w:rPr>
        <w:t xml:space="preserve"> </w:t>
      </w:r>
      <w:r>
        <w:rPr>
          <w:spacing w:val="-2"/>
          <w:sz w:val="16"/>
        </w:rPr>
        <w:t>Soil</w:t>
      </w:r>
      <w:r>
        <w:rPr>
          <w:spacing w:val="-8"/>
          <w:sz w:val="16"/>
        </w:rPr>
        <w:t xml:space="preserve"> </w:t>
      </w:r>
      <w:r>
        <w:rPr>
          <w:spacing w:val="-2"/>
          <w:sz w:val="16"/>
        </w:rPr>
        <w:t>carbon</w:t>
      </w:r>
      <w:r>
        <w:rPr>
          <w:spacing w:val="40"/>
          <w:sz w:val="16"/>
        </w:rPr>
        <w:t xml:space="preserve"> </w:t>
      </w:r>
      <w:r>
        <w:rPr>
          <w:sz w:val="16"/>
        </w:rPr>
        <w:t>saturation: Concept,</w:t>
      </w:r>
      <w:r>
        <w:rPr>
          <w:spacing w:val="-4"/>
          <w:sz w:val="16"/>
        </w:rPr>
        <w:t xml:space="preserve"> </w:t>
      </w:r>
      <w:proofErr w:type="gramStart"/>
      <w:r>
        <w:rPr>
          <w:sz w:val="16"/>
        </w:rPr>
        <w:t>evidence</w:t>
      </w:r>
      <w:proofErr w:type="gramEnd"/>
      <w:r>
        <w:rPr>
          <w:spacing w:val="-5"/>
          <w:sz w:val="16"/>
        </w:rPr>
        <w:t xml:space="preserve"> </w:t>
      </w:r>
      <w:r>
        <w:rPr>
          <w:sz w:val="16"/>
        </w:rPr>
        <w:t>and</w:t>
      </w:r>
      <w:r>
        <w:rPr>
          <w:spacing w:val="-5"/>
          <w:sz w:val="16"/>
        </w:rPr>
        <w:t xml:space="preserve"> </w:t>
      </w:r>
      <w:r>
        <w:rPr>
          <w:sz w:val="16"/>
        </w:rPr>
        <w:t>evaluation.</w:t>
      </w:r>
      <w:r>
        <w:rPr>
          <w:spacing w:val="19"/>
          <w:sz w:val="16"/>
        </w:rPr>
        <w:t xml:space="preserve"> </w:t>
      </w:r>
      <w:r>
        <w:rPr>
          <w:i/>
          <w:sz w:val="16"/>
        </w:rPr>
        <w:t>Biogeochemistry</w:t>
      </w:r>
      <w:r>
        <w:rPr>
          <w:sz w:val="16"/>
        </w:rPr>
        <w:t>,</w:t>
      </w:r>
      <w:r>
        <w:rPr>
          <w:spacing w:val="-4"/>
          <w:sz w:val="16"/>
        </w:rPr>
        <w:t xml:space="preserve"> </w:t>
      </w:r>
      <w:r>
        <w:rPr>
          <w:sz w:val="16"/>
        </w:rPr>
        <w:t>86(1):</w:t>
      </w:r>
      <w:r>
        <w:rPr>
          <w:spacing w:val="40"/>
          <w:sz w:val="16"/>
        </w:rPr>
        <w:t xml:space="preserve"> </w:t>
      </w:r>
      <w:r>
        <w:rPr>
          <w:sz w:val="16"/>
        </w:rPr>
        <w:t xml:space="preserve">19–31, 2007. ISSN 01682563. </w:t>
      </w:r>
      <w:proofErr w:type="spellStart"/>
      <w:r>
        <w:rPr>
          <w:sz w:val="16"/>
        </w:rPr>
        <w:t>doi</w:t>
      </w:r>
      <w:proofErr w:type="spellEnd"/>
      <w:r>
        <w:rPr>
          <w:sz w:val="16"/>
        </w:rPr>
        <w:t>: 10.1007/s10533-007-9140-0.</w:t>
      </w:r>
    </w:p>
    <w:p w14:paraId="5C3EF03E" w14:textId="77777777" w:rsidR="00982EA8" w:rsidRDefault="00000000">
      <w:pPr>
        <w:spacing w:before="3" w:line="196" w:lineRule="auto"/>
        <w:ind w:left="305" w:right="244" w:hanging="200"/>
        <w:jc w:val="both"/>
        <w:rPr>
          <w:sz w:val="16"/>
        </w:rPr>
      </w:pPr>
      <w:r>
        <w:rPr>
          <w:sz w:val="16"/>
        </w:rPr>
        <w:t xml:space="preserve">D. </w:t>
      </w:r>
      <w:proofErr w:type="spellStart"/>
      <w:r>
        <w:rPr>
          <w:sz w:val="16"/>
        </w:rPr>
        <w:t>Twidwell</w:t>
      </w:r>
      <w:proofErr w:type="spellEnd"/>
      <w:r>
        <w:rPr>
          <w:sz w:val="16"/>
        </w:rPr>
        <w:t>.</w:t>
      </w:r>
      <w:r>
        <w:rPr>
          <w:spacing w:val="40"/>
          <w:sz w:val="16"/>
        </w:rPr>
        <w:t xml:space="preserve"> </w:t>
      </w:r>
      <w:r>
        <w:rPr>
          <w:i/>
          <w:sz w:val="16"/>
        </w:rPr>
        <w:t>FROM THEORY TO APPLICATION: EXTREME FIRE,</w:t>
      </w:r>
      <w:r>
        <w:rPr>
          <w:i/>
          <w:spacing w:val="40"/>
          <w:sz w:val="16"/>
        </w:rPr>
        <w:t xml:space="preserve"> </w:t>
      </w:r>
      <w:r>
        <w:rPr>
          <w:i/>
          <w:sz w:val="16"/>
        </w:rPr>
        <w:t>RESILIENCE, RESTORATION, AND EDUCATION IN SOCIAL-</w:t>
      </w:r>
      <w:r>
        <w:rPr>
          <w:i/>
          <w:spacing w:val="40"/>
          <w:sz w:val="16"/>
        </w:rPr>
        <w:t xml:space="preserve"> </w:t>
      </w:r>
      <w:r>
        <w:rPr>
          <w:i/>
          <w:sz w:val="16"/>
        </w:rPr>
        <w:t>ECOLOGICAL DISCIPLINES</w:t>
      </w:r>
      <w:r>
        <w:rPr>
          <w:sz w:val="16"/>
        </w:rPr>
        <w:t>.</w:t>
      </w:r>
      <w:r>
        <w:rPr>
          <w:spacing w:val="40"/>
          <w:sz w:val="16"/>
        </w:rPr>
        <w:t xml:space="preserve"> </w:t>
      </w:r>
      <w:r>
        <w:rPr>
          <w:sz w:val="16"/>
        </w:rPr>
        <w:t>PhD thesis, 2012.</w:t>
      </w:r>
    </w:p>
    <w:p w14:paraId="75936D29" w14:textId="77777777" w:rsidR="00982EA8" w:rsidRDefault="00000000">
      <w:pPr>
        <w:spacing w:before="4" w:line="196" w:lineRule="auto"/>
        <w:ind w:left="305" w:right="244" w:hanging="200"/>
        <w:jc w:val="both"/>
        <w:rPr>
          <w:sz w:val="16"/>
        </w:rPr>
      </w:pPr>
      <w:r>
        <w:rPr>
          <w:spacing w:val="-2"/>
          <w:sz w:val="16"/>
        </w:rPr>
        <w:t>D.</w:t>
      </w:r>
      <w:r>
        <w:rPr>
          <w:spacing w:val="-7"/>
          <w:sz w:val="16"/>
        </w:rPr>
        <w:t xml:space="preserve"> </w:t>
      </w:r>
      <w:proofErr w:type="spellStart"/>
      <w:r>
        <w:rPr>
          <w:spacing w:val="-2"/>
          <w:sz w:val="16"/>
        </w:rPr>
        <w:t>Twidwell</w:t>
      </w:r>
      <w:proofErr w:type="spellEnd"/>
      <w:r>
        <w:rPr>
          <w:spacing w:val="-2"/>
          <w:sz w:val="16"/>
        </w:rPr>
        <w:t>,</w:t>
      </w:r>
      <w:r>
        <w:rPr>
          <w:spacing w:val="-5"/>
          <w:sz w:val="16"/>
        </w:rPr>
        <w:t xml:space="preserve"> </w:t>
      </w:r>
      <w:r>
        <w:rPr>
          <w:spacing w:val="-2"/>
          <w:sz w:val="16"/>
        </w:rPr>
        <w:t>B.</w:t>
      </w:r>
      <w:r>
        <w:rPr>
          <w:spacing w:val="-7"/>
          <w:sz w:val="16"/>
        </w:rPr>
        <w:t xml:space="preserve"> </w:t>
      </w:r>
      <w:r>
        <w:rPr>
          <w:spacing w:val="-2"/>
          <w:sz w:val="16"/>
        </w:rPr>
        <w:t>W.</w:t>
      </w:r>
      <w:r>
        <w:rPr>
          <w:spacing w:val="-7"/>
          <w:sz w:val="16"/>
        </w:rPr>
        <w:t xml:space="preserve"> </w:t>
      </w:r>
      <w:r>
        <w:rPr>
          <w:spacing w:val="-2"/>
          <w:sz w:val="16"/>
        </w:rPr>
        <w:t>Allred,</w:t>
      </w:r>
      <w:r>
        <w:rPr>
          <w:spacing w:val="-5"/>
          <w:sz w:val="16"/>
        </w:rPr>
        <w:t xml:space="preserve"> </w:t>
      </w:r>
      <w:r>
        <w:rPr>
          <w:spacing w:val="-2"/>
          <w:sz w:val="16"/>
        </w:rPr>
        <w:t>and</w:t>
      </w:r>
      <w:r>
        <w:rPr>
          <w:spacing w:val="-7"/>
          <w:sz w:val="16"/>
        </w:rPr>
        <w:t xml:space="preserve"> </w:t>
      </w:r>
      <w:r>
        <w:rPr>
          <w:spacing w:val="-2"/>
          <w:sz w:val="16"/>
        </w:rPr>
        <w:t>S.</w:t>
      </w:r>
      <w:r>
        <w:rPr>
          <w:spacing w:val="-7"/>
          <w:sz w:val="16"/>
        </w:rPr>
        <w:t xml:space="preserve"> </w:t>
      </w:r>
      <w:r>
        <w:rPr>
          <w:spacing w:val="-2"/>
          <w:sz w:val="16"/>
        </w:rPr>
        <w:t>D.</w:t>
      </w:r>
      <w:r>
        <w:rPr>
          <w:spacing w:val="-7"/>
          <w:sz w:val="16"/>
        </w:rPr>
        <w:t xml:space="preserve"> </w:t>
      </w:r>
      <w:proofErr w:type="spellStart"/>
      <w:r>
        <w:rPr>
          <w:spacing w:val="-2"/>
          <w:sz w:val="16"/>
        </w:rPr>
        <w:t>Fuhlendorf</w:t>
      </w:r>
      <w:proofErr w:type="spellEnd"/>
      <w:r>
        <w:rPr>
          <w:spacing w:val="-2"/>
          <w:sz w:val="16"/>
        </w:rPr>
        <w:t>.</w:t>
      </w:r>
      <w:r>
        <w:rPr>
          <w:sz w:val="16"/>
        </w:rPr>
        <w:t xml:space="preserve"> </w:t>
      </w:r>
      <w:r>
        <w:rPr>
          <w:spacing w:val="-2"/>
          <w:sz w:val="16"/>
        </w:rPr>
        <w:t>National-scale</w:t>
      </w:r>
      <w:r>
        <w:rPr>
          <w:spacing w:val="-7"/>
          <w:sz w:val="16"/>
        </w:rPr>
        <w:t xml:space="preserve"> </w:t>
      </w:r>
      <w:r>
        <w:rPr>
          <w:spacing w:val="-2"/>
          <w:sz w:val="16"/>
        </w:rPr>
        <w:t>assessment</w:t>
      </w:r>
      <w:r>
        <w:rPr>
          <w:spacing w:val="40"/>
          <w:sz w:val="16"/>
        </w:rPr>
        <w:t xml:space="preserve"> </w:t>
      </w:r>
      <w:r>
        <w:rPr>
          <w:spacing w:val="-2"/>
          <w:sz w:val="16"/>
        </w:rPr>
        <w:t>of</w:t>
      </w:r>
      <w:r>
        <w:rPr>
          <w:spacing w:val="-6"/>
          <w:sz w:val="16"/>
        </w:rPr>
        <w:t xml:space="preserve"> </w:t>
      </w:r>
      <w:r>
        <w:rPr>
          <w:spacing w:val="-2"/>
          <w:sz w:val="16"/>
        </w:rPr>
        <w:t>ecological</w:t>
      </w:r>
      <w:r>
        <w:rPr>
          <w:spacing w:val="-6"/>
          <w:sz w:val="16"/>
        </w:rPr>
        <w:t xml:space="preserve"> </w:t>
      </w:r>
      <w:r>
        <w:rPr>
          <w:spacing w:val="-2"/>
          <w:sz w:val="16"/>
        </w:rPr>
        <w:t>content</w:t>
      </w:r>
      <w:r>
        <w:rPr>
          <w:spacing w:val="-6"/>
          <w:sz w:val="16"/>
        </w:rPr>
        <w:t xml:space="preserve"> </w:t>
      </w:r>
      <w:r>
        <w:rPr>
          <w:spacing w:val="-2"/>
          <w:sz w:val="16"/>
        </w:rPr>
        <w:t>in</w:t>
      </w:r>
      <w:r>
        <w:rPr>
          <w:spacing w:val="-6"/>
          <w:sz w:val="16"/>
        </w:rPr>
        <w:t xml:space="preserve"> </w:t>
      </w:r>
      <w:r>
        <w:rPr>
          <w:spacing w:val="-2"/>
          <w:sz w:val="16"/>
        </w:rPr>
        <w:t>the</w:t>
      </w:r>
      <w:r>
        <w:rPr>
          <w:spacing w:val="-6"/>
          <w:sz w:val="16"/>
        </w:rPr>
        <w:t xml:space="preserve"> </w:t>
      </w:r>
      <w:r>
        <w:rPr>
          <w:spacing w:val="-2"/>
          <w:sz w:val="16"/>
        </w:rPr>
        <w:t>world’s</w:t>
      </w:r>
      <w:r>
        <w:rPr>
          <w:spacing w:val="-7"/>
          <w:sz w:val="16"/>
        </w:rPr>
        <w:t xml:space="preserve"> </w:t>
      </w:r>
      <w:r>
        <w:rPr>
          <w:spacing w:val="-2"/>
          <w:sz w:val="16"/>
        </w:rPr>
        <w:t>largest</w:t>
      </w:r>
      <w:r>
        <w:rPr>
          <w:spacing w:val="-6"/>
          <w:sz w:val="16"/>
        </w:rPr>
        <w:t xml:space="preserve"> </w:t>
      </w:r>
      <w:r>
        <w:rPr>
          <w:spacing w:val="-2"/>
          <w:sz w:val="16"/>
        </w:rPr>
        <w:t>land</w:t>
      </w:r>
      <w:r>
        <w:rPr>
          <w:spacing w:val="-6"/>
          <w:sz w:val="16"/>
        </w:rPr>
        <w:t xml:space="preserve"> </w:t>
      </w:r>
      <w:r>
        <w:rPr>
          <w:spacing w:val="-2"/>
          <w:sz w:val="16"/>
        </w:rPr>
        <w:t>management</w:t>
      </w:r>
      <w:r>
        <w:rPr>
          <w:spacing w:val="-6"/>
          <w:sz w:val="16"/>
        </w:rPr>
        <w:t xml:space="preserve"> </w:t>
      </w:r>
      <w:r>
        <w:rPr>
          <w:spacing w:val="-2"/>
          <w:sz w:val="16"/>
        </w:rPr>
        <w:t>framework.</w:t>
      </w:r>
      <w:r>
        <w:rPr>
          <w:spacing w:val="40"/>
          <w:sz w:val="16"/>
        </w:rPr>
        <w:t xml:space="preserve"> </w:t>
      </w:r>
      <w:r>
        <w:rPr>
          <w:i/>
          <w:sz w:val="16"/>
        </w:rPr>
        <w:t>Ecosphere</w:t>
      </w:r>
      <w:r>
        <w:rPr>
          <w:sz w:val="16"/>
        </w:rPr>
        <w:t>, 4(8):1–27, 2013.</w:t>
      </w:r>
    </w:p>
    <w:p w14:paraId="33CFBAA7" w14:textId="77777777" w:rsidR="00982EA8" w:rsidRDefault="00000000">
      <w:pPr>
        <w:spacing w:before="3" w:line="196" w:lineRule="auto"/>
        <w:ind w:left="305" w:right="244" w:hanging="200"/>
        <w:jc w:val="both"/>
        <w:rPr>
          <w:sz w:val="16"/>
        </w:rPr>
      </w:pPr>
      <w:r>
        <w:rPr>
          <w:sz w:val="16"/>
        </w:rPr>
        <w:t>D.</w:t>
      </w:r>
      <w:r>
        <w:rPr>
          <w:spacing w:val="-12"/>
          <w:sz w:val="16"/>
        </w:rPr>
        <w:t xml:space="preserve"> </w:t>
      </w:r>
      <w:proofErr w:type="spellStart"/>
      <w:r>
        <w:rPr>
          <w:sz w:val="16"/>
        </w:rPr>
        <w:t>Twidwell</w:t>
      </w:r>
      <w:proofErr w:type="spellEnd"/>
      <w:r>
        <w:rPr>
          <w:sz w:val="16"/>
        </w:rPr>
        <w:t>,</w:t>
      </w:r>
      <w:r>
        <w:rPr>
          <w:spacing w:val="-10"/>
          <w:sz w:val="16"/>
        </w:rPr>
        <w:t xml:space="preserve"> </w:t>
      </w:r>
      <w:r>
        <w:rPr>
          <w:sz w:val="16"/>
        </w:rPr>
        <w:t>W.</w:t>
      </w:r>
      <w:r>
        <w:rPr>
          <w:spacing w:val="-10"/>
          <w:sz w:val="16"/>
        </w:rPr>
        <w:t xml:space="preserve"> </w:t>
      </w:r>
      <w:r>
        <w:rPr>
          <w:sz w:val="16"/>
        </w:rPr>
        <w:t>E.</w:t>
      </w:r>
      <w:r>
        <w:rPr>
          <w:spacing w:val="-10"/>
          <w:sz w:val="16"/>
        </w:rPr>
        <w:t xml:space="preserve"> </w:t>
      </w:r>
      <w:r>
        <w:rPr>
          <w:sz w:val="16"/>
        </w:rPr>
        <w:t>Rogers,</w:t>
      </w:r>
      <w:r>
        <w:rPr>
          <w:spacing w:val="-10"/>
          <w:sz w:val="16"/>
        </w:rPr>
        <w:t xml:space="preserve"> </w:t>
      </w:r>
      <w:r>
        <w:rPr>
          <w:sz w:val="16"/>
        </w:rPr>
        <w:t>C.</w:t>
      </w:r>
      <w:r>
        <w:rPr>
          <w:spacing w:val="-10"/>
          <w:sz w:val="16"/>
        </w:rPr>
        <w:t xml:space="preserve"> </w:t>
      </w:r>
      <w:r>
        <w:rPr>
          <w:sz w:val="16"/>
        </w:rPr>
        <w:t>L.</w:t>
      </w:r>
      <w:r>
        <w:rPr>
          <w:spacing w:val="-10"/>
          <w:sz w:val="16"/>
        </w:rPr>
        <w:t xml:space="preserve"> </w:t>
      </w:r>
      <w:proofErr w:type="spellStart"/>
      <w:r>
        <w:rPr>
          <w:sz w:val="16"/>
        </w:rPr>
        <w:t>Wonkka</w:t>
      </w:r>
      <w:proofErr w:type="spellEnd"/>
      <w:r>
        <w:rPr>
          <w:sz w:val="16"/>
        </w:rPr>
        <w:t>,</w:t>
      </w:r>
      <w:r>
        <w:rPr>
          <w:spacing w:val="-10"/>
          <w:sz w:val="16"/>
        </w:rPr>
        <w:t xml:space="preserve"> </w:t>
      </w:r>
      <w:r>
        <w:rPr>
          <w:sz w:val="16"/>
        </w:rPr>
        <w:t>C.</w:t>
      </w:r>
      <w:r>
        <w:rPr>
          <w:spacing w:val="-10"/>
          <w:sz w:val="16"/>
        </w:rPr>
        <w:t xml:space="preserve"> </w:t>
      </w:r>
      <w:r>
        <w:rPr>
          <w:sz w:val="16"/>
        </w:rPr>
        <w:t>A.</w:t>
      </w:r>
      <w:r>
        <w:rPr>
          <w:spacing w:val="-10"/>
          <w:sz w:val="16"/>
        </w:rPr>
        <w:t xml:space="preserve"> </w:t>
      </w:r>
      <w:r>
        <w:rPr>
          <w:sz w:val="16"/>
        </w:rPr>
        <w:t>Taylor,</w:t>
      </w:r>
      <w:r>
        <w:rPr>
          <w:spacing w:val="-10"/>
          <w:sz w:val="16"/>
        </w:rPr>
        <w:t xml:space="preserve"> </w:t>
      </w:r>
      <w:r>
        <w:rPr>
          <w:sz w:val="16"/>
        </w:rPr>
        <w:t>and</w:t>
      </w:r>
      <w:r>
        <w:rPr>
          <w:spacing w:val="-10"/>
          <w:sz w:val="16"/>
        </w:rPr>
        <w:t xml:space="preserve"> </w:t>
      </w:r>
      <w:r>
        <w:rPr>
          <w:sz w:val="16"/>
        </w:rPr>
        <w:t>U.</w:t>
      </w:r>
      <w:r>
        <w:rPr>
          <w:spacing w:val="-10"/>
          <w:sz w:val="16"/>
        </w:rPr>
        <w:t xml:space="preserve"> </w:t>
      </w:r>
      <w:r>
        <w:rPr>
          <w:sz w:val="16"/>
        </w:rPr>
        <w:t>P.</w:t>
      </w:r>
      <w:r>
        <w:rPr>
          <w:spacing w:val="-10"/>
          <w:sz w:val="16"/>
        </w:rPr>
        <w:t xml:space="preserve"> </w:t>
      </w:r>
      <w:proofErr w:type="spellStart"/>
      <w:r>
        <w:rPr>
          <w:sz w:val="16"/>
        </w:rPr>
        <w:t>Kreuter</w:t>
      </w:r>
      <w:proofErr w:type="spellEnd"/>
      <w:r>
        <w:rPr>
          <w:sz w:val="16"/>
        </w:rPr>
        <w:t>.</w:t>
      </w:r>
      <w:r>
        <w:rPr>
          <w:spacing w:val="40"/>
          <w:sz w:val="16"/>
        </w:rPr>
        <w:t xml:space="preserve"> </w:t>
      </w:r>
      <w:r>
        <w:rPr>
          <w:sz w:val="16"/>
        </w:rPr>
        <w:t>Extreme prescribed fire during drought reduces survival and density</w:t>
      </w:r>
      <w:r>
        <w:rPr>
          <w:spacing w:val="80"/>
          <w:sz w:val="16"/>
        </w:rPr>
        <w:t xml:space="preserve"> </w:t>
      </w:r>
      <w:r>
        <w:rPr>
          <w:sz w:val="16"/>
        </w:rPr>
        <w:t xml:space="preserve">of woody </w:t>
      </w:r>
      <w:proofErr w:type="spellStart"/>
      <w:r>
        <w:rPr>
          <w:sz w:val="16"/>
        </w:rPr>
        <w:t>resprouters</w:t>
      </w:r>
      <w:proofErr w:type="spellEnd"/>
      <w:r>
        <w:rPr>
          <w:sz w:val="16"/>
        </w:rPr>
        <w:t>.</w:t>
      </w:r>
      <w:r>
        <w:rPr>
          <w:spacing w:val="40"/>
          <w:sz w:val="16"/>
        </w:rPr>
        <w:t xml:space="preserve"> </w:t>
      </w:r>
      <w:r>
        <w:rPr>
          <w:i/>
          <w:sz w:val="16"/>
        </w:rPr>
        <w:t>Journal of Applied Ecology</w:t>
      </w:r>
      <w:r>
        <w:rPr>
          <w:sz w:val="16"/>
        </w:rPr>
        <w:t>, 53(5):1585–1596,</w:t>
      </w:r>
      <w:r>
        <w:rPr>
          <w:spacing w:val="40"/>
          <w:sz w:val="16"/>
        </w:rPr>
        <w:t xml:space="preserve"> </w:t>
      </w:r>
      <w:r>
        <w:rPr>
          <w:sz w:val="16"/>
        </w:rPr>
        <w:t xml:space="preserve">2016. ISSN 13652664. </w:t>
      </w:r>
      <w:proofErr w:type="spellStart"/>
      <w:r>
        <w:rPr>
          <w:sz w:val="16"/>
        </w:rPr>
        <w:t>doi</w:t>
      </w:r>
      <w:proofErr w:type="spellEnd"/>
      <w:r>
        <w:rPr>
          <w:sz w:val="16"/>
        </w:rPr>
        <w:t>: 10.1111/1365-2664.12674.</w:t>
      </w:r>
    </w:p>
    <w:p w14:paraId="43385CC7" w14:textId="77777777" w:rsidR="00982EA8" w:rsidRDefault="00000000">
      <w:pPr>
        <w:spacing w:line="195" w:lineRule="exact"/>
        <w:ind w:left="106"/>
        <w:jc w:val="both"/>
        <w:rPr>
          <w:sz w:val="16"/>
        </w:rPr>
      </w:pPr>
      <w:r>
        <w:rPr>
          <w:sz w:val="16"/>
        </w:rPr>
        <w:t>U.S.</w:t>
      </w:r>
      <w:r>
        <w:rPr>
          <w:spacing w:val="-7"/>
          <w:sz w:val="16"/>
        </w:rPr>
        <w:t xml:space="preserve"> </w:t>
      </w:r>
      <w:r>
        <w:rPr>
          <w:sz w:val="16"/>
        </w:rPr>
        <w:t>Bureau</w:t>
      </w:r>
      <w:r>
        <w:rPr>
          <w:spacing w:val="-6"/>
          <w:sz w:val="16"/>
        </w:rPr>
        <w:t xml:space="preserve"> </w:t>
      </w:r>
      <w:r>
        <w:rPr>
          <w:sz w:val="16"/>
        </w:rPr>
        <w:t>of</w:t>
      </w:r>
      <w:r>
        <w:rPr>
          <w:spacing w:val="-7"/>
          <w:sz w:val="16"/>
        </w:rPr>
        <w:t xml:space="preserve"> </w:t>
      </w:r>
      <w:r>
        <w:rPr>
          <w:sz w:val="16"/>
        </w:rPr>
        <w:t>Economic</w:t>
      </w:r>
      <w:r>
        <w:rPr>
          <w:spacing w:val="-6"/>
          <w:sz w:val="16"/>
        </w:rPr>
        <w:t xml:space="preserve"> </w:t>
      </w:r>
      <w:r>
        <w:rPr>
          <w:sz w:val="16"/>
        </w:rPr>
        <w:t>Analysis</w:t>
      </w:r>
      <w:r>
        <w:rPr>
          <w:spacing w:val="-7"/>
          <w:sz w:val="16"/>
        </w:rPr>
        <w:t xml:space="preserve"> </w:t>
      </w:r>
      <w:r>
        <w:rPr>
          <w:sz w:val="16"/>
        </w:rPr>
        <w:t>(BEA).</w:t>
      </w:r>
      <w:r>
        <w:rPr>
          <w:spacing w:val="9"/>
          <w:sz w:val="16"/>
        </w:rPr>
        <w:t xml:space="preserve"> </w:t>
      </w:r>
      <w:r>
        <w:rPr>
          <w:sz w:val="16"/>
        </w:rPr>
        <w:t>GDP</w:t>
      </w:r>
      <w:r>
        <w:rPr>
          <w:spacing w:val="-6"/>
          <w:sz w:val="16"/>
        </w:rPr>
        <w:t xml:space="preserve"> </w:t>
      </w:r>
      <w:r>
        <w:rPr>
          <w:sz w:val="16"/>
        </w:rPr>
        <w:t>by</w:t>
      </w:r>
      <w:r>
        <w:rPr>
          <w:spacing w:val="-7"/>
          <w:sz w:val="16"/>
        </w:rPr>
        <w:t xml:space="preserve"> </w:t>
      </w:r>
      <w:r>
        <w:rPr>
          <w:sz w:val="16"/>
        </w:rPr>
        <w:t>State,</w:t>
      </w:r>
      <w:r>
        <w:rPr>
          <w:spacing w:val="-6"/>
          <w:sz w:val="16"/>
        </w:rPr>
        <w:t xml:space="preserve"> </w:t>
      </w:r>
      <w:r>
        <w:rPr>
          <w:spacing w:val="-2"/>
          <w:sz w:val="16"/>
        </w:rPr>
        <w:t>2022.</w:t>
      </w:r>
    </w:p>
    <w:p w14:paraId="644C1C67" w14:textId="77777777" w:rsidR="00982EA8" w:rsidRDefault="00000000">
      <w:pPr>
        <w:spacing w:before="9" w:line="196" w:lineRule="auto"/>
        <w:ind w:left="305" w:right="244" w:hanging="200"/>
        <w:jc w:val="both"/>
        <w:rPr>
          <w:sz w:val="16"/>
        </w:rPr>
      </w:pPr>
      <w:r>
        <w:rPr>
          <w:sz w:val="16"/>
        </w:rPr>
        <w:t>P.</w:t>
      </w:r>
      <w:r>
        <w:rPr>
          <w:spacing w:val="-5"/>
          <w:sz w:val="16"/>
        </w:rPr>
        <w:t xml:space="preserve"> </w:t>
      </w:r>
      <w:proofErr w:type="spellStart"/>
      <w:r>
        <w:rPr>
          <w:sz w:val="16"/>
        </w:rPr>
        <w:t>Vitousek</w:t>
      </w:r>
      <w:proofErr w:type="spellEnd"/>
      <w:r>
        <w:rPr>
          <w:sz w:val="16"/>
        </w:rPr>
        <w:t>.</w:t>
      </w:r>
      <w:r>
        <w:rPr>
          <w:spacing w:val="16"/>
          <w:sz w:val="16"/>
        </w:rPr>
        <w:t xml:space="preserve"> </w:t>
      </w:r>
      <w:r>
        <w:rPr>
          <w:i/>
          <w:sz w:val="16"/>
        </w:rPr>
        <w:t>Nutrient</w:t>
      </w:r>
      <w:r>
        <w:rPr>
          <w:i/>
          <w:spacing w:val="-5"/>
          <w:sz w:val="16"/>
        </w:rPr>
        <w:t xml:space="preserve"> </w:t>
      </w:r>
      <w:r>
        <w:rPr>
          <w:i/>
          <w:sz w:val="16"/>
        </w:rPr>
        <w:t>Cycling</w:t>
      </w:r>
      <w:r>
        <w:rPr>
          <w:i/>
          <w:spacing w:val="-5"/>
          <w:sz w:val="16"/>
        </w:rPr>
        <w:t xml:space="preserve"> </w:t>
      </w:r>
      <w:r>
        <w:rPr>
          <w:i/>
          <w:sz w:val="16"/>
        </w:rPr>
        <w:t>and</w:t>
      </w:r>
      <w:r>
        <w:rPr>
          <w:i/>
          <w:spacing w:val="-5"/>
          <w:sz w:val="16"/>
        </w:rPr>
        <w:t xml:space="preserve"> </w:t>
      </w:r>
      <w:r>
        <w:rPr>
          <w:i/>
          <w:sz w:val="16"/>
        </w:rPr>
        <w:t>Limitation</w:t>
      </w:r>
      <w:r>
        <w:rPr>
          <w:sz w:val="16"/>
        </w:rPr>
        <w:t>.</w:t>
      </w:r>
      <w:r>
        <w:rPr>
          <w:spacing w:val="16"/>
          <w:sz w:val="16"/>
        </w:rPr>
        <w:t xml:space="preserve"> </w:t>
      </w:r>
      <w:r>
        <w:rPr>
          <w:sz w:val="16"/>
        </w:rPr>
        <w:t>Princeton</w:t>
      </w:r>
      <w:r>
        <w:rPr>
          <w:spacing w:val="-5"/>
          <w:sz w:val="16"/>
        </w:rPr>
        <w:t xml:space="preserve"> </w:t>
      </w:r>
      <w:r>
        <w:rPr>
          <w:sz w:val="16"/>
        </w:rPr>
        <w:t>University</w:t>
      </w:r>
      <w:r>
        <w:rPr>
          <w:spacing w:val="-5"/>
          <w:sz w:val="16"/>
        </w:rPr>
        <w:t xml:space="preserve"> </w:t>
      </w:r>
      <w:r>
        <w:rPr>
          <w:sz w:val="16"/>
        </w:rPr>
        <w:t>Press,</w:t>
      </w:r>
      <w:r>
        <w:rPr>
          <w:w w:val="110"/>
          <w:sz w:val="16"/>
        </w:rPr>
        <w:t xml:space="preserve"> 2004. ISBN</w:t>
      </w:r>
      <w:r>
        <w:rPr>
          <w:spacing w:val="-11"/>
          <w:w w:val="110"/>
          <w:sz w:val="16"/>
        </w:rPr>
        <w:t xml:space="preserve"> </w:t>
      </w:r>
      <w:r>
        <w:rPr>
          <w:w w:val="110"/>
          <w:sz w:val="16"/>
        </w:rPr>
        <w:t xml:space="preserve">null. </w:t>
      </w:r>
      <w:proofErr w:type="spellStart"/>
      <w:r>
        <w:rPr>
          <w:w w:val="110"/>
          <w:sz w:val="16"/>
        </w:rPr>
        <w:t>doi</w:t>
      </w:r>
      <w:proofErr w:type="spellEnd"/>
      <w:r>
        <w:rPr>
          <w:w w:val="110"/>
          <w:sz w:val="16"/>
        </w:rPr>
        <w:t>:</w:t>
      </w:r>
      <w:r>
        <w:rPr>
          <w:spacing w:val="-2"/>
          <w:w w:val="110"/>
          <w:sz w:val="16"/>
        </w:rPr>
        <w:t xml:space="preserve"> </w:t>
      </w:r>
      <w:r>
        <w:rPr>
          <w:w w:val="110"/>
          <w:sz w:val="16"/>
        </w:rPr>
        <w:t>10.2307/j.ctv39x77c. URL</w:t>
      </w:r>
      <w:r>
        <w:rPr>
          <w:spacing w:val="-11"/>
          <w:w w:val="110"/>
          <w:sz w:val="16"/>
        </w:rPr>
        <w:t xml:space="preserve"> </w:t>
      </w:r>
      <w:hyperlink r:id="rId36">
        <w:r>
          <w:rPr>
            <w:rFonts w:ascii="Arial"/>
            <w:color w:val="2F4F4F"/>
            <w:w w:val="110"/>
            <w:sz w:val="13"/>
          </w:rPr>
          <w:t>http://www.jstor.</w:t>
        </w:r>
      </w:hyperlink>
      <w:r>
        <w:rPr>
          <w:rFonts w:ascii="Arial"/>
          <w:color w:val="2F4F4F"/>
          <w:spacing w:val="40"/>
          <w:w w:val="110"/>
          <w:sz w:val="13"/>
        </w:rPr>
        <w:t xml:space="preserve"> </w:t>
      </w:r>
      <w:hyperlink r:id="rId37">
        <w:r>
          <w:rPr>
            <w:rFonts w:ascii="Arial"/>
            <w:color w:val="2F4F4F"/>
            <w:spacing w:val="-2"/>
            <w:w w:val="110"/>
            <w:sz w:val="13"/>
          </w:rPr>
          <w:t>org/stable/j.ctv39x77c</w:t>
        </w:r>
      </w:hyperlink>
      <w:r>
        <w:rPr>
          <w:spacing w:val="-2"/>
          <w:w w:val="110"/>
          <w:sz w:val="16"/>
        </w:rPr>
        <w:t>.</w:t>
      </w:r>
    </w:p>
    <w:p w14:paraId="56EA7AA7" w14:textId="77777777" w:rsidR="00982EA8" w:rsidRDefault="00000000">
      <w:pPr>
        <w:spacing w:line="193" w:lineRule="exact"/>
        <w:ind w:left="106"/>
        <w:jc w:val="both"/>
        <w:rPr>
          <w:sz w:val="16"/>
        </w:rPr>
      </w:pPr>
      <w:r>
        <w:rPr>
          <w:sz w:val="16"/>
        </w:rPr>
        <w:t>D.</w:t>
      </w:r>
      <w:r>
        <w:rPr>
          <w:spacing w:val="-3"/>
          <w:sz w:val="16"/>
        </w:rPr>
        <w:t xml:space="preserve"> </w:t>
      </w:r>
      <w:r>
        <w:rPr>
          <w:sz w:val="16"/>
        </w:rPr>
        <w:t>Wang,</w:t>
      </w:r>
      <w:r>
        <w:rPr>
          <w:spacing w:val="-1"/>
          <w:sz w:val="16"/>
        </w:rPr>
        <w:t xml:space="preserve"> </w:t>
      </w:r>
      <w:r>
        <w:rPr>
          <w:sz w:val="16"/>
        </w:rPr>
        <w:t>D.</w:t>
      </w:r>
      <w:r>
        <w:rPr>
          <w:spacing w:val="-3"/>
          <w:sz w:val="16"/>
        </w:rPr>
        <w:t xml:space="preserve"> </w:t>
      </w:r>
      <w:r>
        <w:rPr>
          <w:sz w:val="16"/>
        </w:rPr>
        <w:t>Guan,</w:t>
      </w:r>
      <w:r>
        <w:rPr>
          <w:spacing w:val="-1"/>
          <w:sz w:val="16"/>
        </w:rPr>
        <w:t xml:space="preserve"> </w:t>
      </w:r>
      <w:r>
        <w:rPr>
          <w:sz w:val="16"/>
        </w:rPr>
        <w:t>S.</w:t>
      </w:r>
      <w:r>
        <w:rPr>
          <w:spacing w:val="-2"/>
          <w:sz w:val="16"/>
        </w:rPr>
        <w:t xml:space="preserve"> </w:t>
      </w:r>
      <w:r>
        <w:rPr>
          <w:sz w:val="16"/>
        </w:rPr>
        <w:t>Zhu,</w:t>
      </w:r>
      <w:r>
        <w:rPr>
          <w:spacing w:val="-2"/>
          <w:sz w:val="16"/>
        </w:rPr>
        <w:t xml:space="preserve"> </w:t>
      </w:r>
      <w:r>
        <w:rPr>
          <w:sz w:val="16"/>
        </w:rPr>
        <w:t>M.</w:t>
      </w:r>
      <w:r>
        <w:rPr>
          <w:spacing w:val="-2"/>
          <w:sz w:val="16"/>
        </w:rPr>
        <w:t xml:space="preserve"> </w:t>
      </w:r>
      <w:r>
        <w:rPr>
          <w:sz w:val="16"/>
        </w:rPr>
        <w:t>M.</w:t>
      </w:r>
      <w:r>
        <w:rPr>
          <w:spacing w:val="-2"/>
          <w:sz w:val="16"/>
        </w:rPr>
        <w:t xml:space="preserve"> </w:t>
      </w:r>
      <w:proofErr w:type="spellStart"/>
      <w:r>
        <w:rPr>
          <w:sz w:val="16"/>
        </w:rPr>
        <w:t>Kinnon</w:t>
      </w:r>
      <w:proofErr w:type="spellEnd"/>
      <w:r>
        <w:rPr>
          <w:sz w:val="16"/>
        </w:rPr>
        <w:t>,</w:t>
      </w:r>
      <w:r>
        <w:rPr>
          <w:spacing w:val="-2"/>
          <w:sz w:val="16"/>
        </w:rPr>
        <w:t xml:space="preserve"> </w:t>
      </w:r>
      <w:r>
        <w:rPr>
          <w:sz w:val="16"/>
        </w:rPr>
        <w:t>G.</w:t>
      </w:r>
      <w:r>
        <w:rPr>
          <w:spacing w:val="-1"/>
          <w:sz w:val="16"/>
        </w:rPr>
        <w:t xml:space="preserve"> </w:t>
      </w:r>
      <w:proofErr w:type="spellStart"/>
      <w:r>
        <w:rPr>
          <w:sz w:val="16"/>
        </w:rPr>
        <w:t>Geng</w:t>
      </w:r>
      <w:proofErr w:type="spellEnd"/>
      <w:r>
        <w:rPr>
          <w:sz w:val="16"/>
        </w:rPr>
        <w:t>,</w:t>
      </w:r>
      <w:r>
        <w:rPr>
          <w:spacing w:val="-2"/>
          <w:sz w:val="16"/>
        </w:rPr>
        <w:t xml:space="preserve"> </w:t>
      </w:r>
      <w:r>
        <w:rPr>
          <w:sz w:val="16"/>
        </w:rPr>
        <w:t>Q.</w:t>
      </w:r>
      <w:r>
        <w:rPr>
          <w:spacing w:val="-2"/>
          <w:sz w:val="16"/>
        </w:rPr>
        <w:t xml:space="preserve"> </w:t>
      </w:r>
      <w:r>
        <w:rPr>
          <w:sz w:val="16"/>
        </w:rPr>
        <w:t>Zhang,</w:t>
      </w:r>
      <w:r>
        <w:rPr>
          <w:spacing w:val="-1"/>
          <w:sz w:val="16"/>
        </w:rPr>
        <w:t xml:space="preserve"> </w:t>
      </w:r>
      <w:r>
        <w:rPr>
          <w:sz w:val="16"/>
        </w:rPr>
        <w:t>H.</w:t>
      </w:r>
      <w:r>
        <w:rPr>
          <w:spacing w:val="-3"/>
          <w:sz w:val="16"/>
        </w:rPr>
        <w:t xml:space="preserve"> </w:t>
      </w:r>
      <w:r>
        <w:rPr>
          <w:spacing w:val="-2"/>
          <w:sz w:val="16"/>
        </w:rPr>
        <w:t>Zheng,</w:t>
      </w:r>
    </w:p>
    <w:p w14:paraId="7C702D55" w14:textId="77777777" w:rsidR="00982EA8" w:rsidRDefault="00000000">
      <w:pPr>
        <w:spacing w:before="9" w:line="196" w:lineRule="auto"/>
        <w:ind w:left="305" w:right="244"/>
        <w:jc w:val="both"/>
        <w:rPr>
          <w:sz w:val="16"/>
        </w:rPr>
      </w:pPr>
      <w:r>
        <w:rPr>
          <w:sz w:val="16"/>
        </w:rPr>
        <w:t>T. Lei, S. Shao, P. Gong, and S. J. Davis.</w:t>
      </w:r>
      <w:r>
        <w:rPr>
          <w:spacing w:val="33"/>
          <w:sz w:val="16"/>
        </w:rPr>
        <w:t xml:space="preserve"> </w:t>
      </w:r>
      <w:r>
        <w:rPr>
          <w:sz w:val="16"/>
        </w:rPr>
        <w:t>Economic footprint of Cali-</w:t>
      </w:r>
      <w:r>
        <w:rPr>
          <w:spacing w:val="40"/>
          <w:sz w:val="16"/>
        </w:rPr>
        <w:t xml:space="preserve"> </w:t>
      </w:r>
      <w:proofErr w:type="spellStart"/>
      <w:r>
        <w:rPr>
          <w:sz w:val="16"/>
        </w:rPr>
        <w:t>fornia</w:t>
      </w:r>
      <w:proofErr w:type="spellEnd"/>
      <w:r>
        <w:rPr>
          <w:sz w:val="16"/>
        </w:rPr>
        <w:t xml:space="preserve"> wildfires in 2018.</w:t>
      </w:r>
      <w:r>
        <w:rPr>
          <w:spacing w:val="34"/>
          <w:sz w:val="16"/>
        </w:rPr>
        <w:t xml:space="preserve"> </w:t>
      </w:r>
      <w:r>
        <w:rPr>
          <w:i/>
          <w:sz w:val="16"/>
        </w:rPr>
        <w:t>Nature Sustainability</w:t>
      </w:r>
      <w:r>
        <w:rPr>
          <w:sz w:val="16"/>
        </w:rPr>
        <w:t>, 4(3):252–260, 3 2021.</w:t>
      </w:r>
      <w:r>
        <w:rPr>
          <w:spacing w:val="40"/>
          <w:sz w:val="16"/>
        </w:rPr>
        <w:t xml:space="preserve"> </w:t>
      </w:r>
      <w:r>
        <w:rPr>
          <w:sz w:val="16"/>
        </w:rPr>
        <w:t xml:space="preserve">ISSN 23989629. </w:t>
      </w:r>
      <w:proofErr w:type="spellStart"/>
      <w:r>
        <w:rPr>
          <w:sz w:val="16"/>
        </w:rPr>
        <w:t>doi</w:t>
      </w:r>
      <w:proofErr w:type="spellEnd"/>
      <w:r>
        <w:rPr>
          <w:sz w:val="16"/>
        </w:rPr>
        <w:t>: 10.1038/s41893-020-00646-7.</w:t>
      </w:r>
    </w:p>
    <w:p w14:paraId="76881FD2" w14:textId="77777777" w:rsidR="00982EA8" w:rsidRDefault="00000000">
      <w:pPr>
        <w:spacing w:line="193" w:lineRule="exact"/>
        <w:ind w:left="106"/>
        <w:jc w:val="both"/>
        <w:rPr>
          <w:sz w:val="16"/>
        </w:rPr>
      </w:pPr>
      <w:r>
        <w:rPr>
          <w:sz w:val="16"/>
        </w:rPr>
        <w:t>B.</w:t>
      </w:r>
      <w:r>
        <w:rPr>
          <w:spacing w:val="13"/>
          <w:sz w:val="16"/>
        </w:rPr>
        <w:t xml:space="preserve"> </w:t>
      </w:r>
      <w:r>
        <w:rPr>
          <w:sz w:val="16"/>
        </w:rPr>
        <w:t>P.</w:t>
      </w:r>
      <w:r>
        <w:rPr>
          <w:spacing w:val="13"/>
          <w:sz w:val="16"/>
        </w:rPr>
        <w:t xml:space="preserve"> </w:t>
      </w:r>
      <w:r>
        <w:rPr>
          <w:sz w:val="16"/>
        </w:rPr>
        <w:t>Wilcox,</w:t>
      </w:r>
      <w:r>
        <w:rPr>
          <w:spacing w:val="18"/>
          <w:sz w:val="16"/>
        </w:rPr>
        <w:t xml:space="preserve"> </w:t>
      </w:r>
      <w:r>
        <w:rPr>
          <w:sz w:val="16"/>
        </w:rPr>
        <w:t>S.</w:t>
      </w:r>
      <w:r>
        <w:rPr>
          <w:spacing w:val="13"/>
          <w:sz w:val="16"/>
        </w:rPr>
        <w:t xml:space="preserve"> </w:t>
      </w:r>
      <w:r>
        <w:rPr>
          <w:sz w:val="16"/>
        </w:rPr>
        <w:t>D.</w:t>
      </w:r>
      <w:r>
        <w:rPr>
          <w:spacing w:val="13"/>
          <w:sz w:val="16"/>
        </w:rPr>
        <w:t xml:space="preserve"> </w:t>
      </w:r>
      <w:proofErr w:type="spellStart"/>
      <w:r>
        <w:rPr>
          <w:sz w:val="16"/>
        </w:rPr>
        <w:t>Fuhlendorf</w:t>
      </w:r>
      <w:proofErr w:type="spellEnd"/>
      <w:r>
        <w:rPr>
          <w:sz w:val="16"/>
        </w:rPr>
        <w:t>,</w:t>
      </w:r>
      <w:r>
        <w:rPr>
          <w:spacing w:val="18"/>
          <w:sz w:val="16"/>
        </w:rPr>
        <w:t xml:space="preserve"> </w:t>
      </w:r>
      <w:r>
        <w:rPr>
          <w:sz w:val="16"/>
        </w:rPr>
        <w:t>J.</w:t>
      </w:r>
      <w:r>
        <w:rPr>
          <w:spacing w:val="13"/>
          <w:sz w:val="16"/>
        </w:rPr>
        <w:t xml:space="preserve"> </w:t>
      </w:r>
      <w:r>
        <w:rPr>
          <w:sz w:val="16"/>
        </w:rPr>
        <w:t>W.</w:t>
      </w:r>
      <w:r>
        <w:rPr>
          <w:spacing w:val="14"/>
          <w:sz w:val="16"/>
        </w:rPr>
        <w:t xml:space="preserve"> </w:t>
      </w:r>
      <w:r>
        <w:rPr>
          <w:sz w:val="16"/>
        </w:rPr>
        <w:t>Walker,</w:t>
      </w:r>
      <w:r>
        <w:rPr>
          <w:spacing w:val="18"/>
          <w:sz w:val="16"/>
        </w:rPr>
        <w:t xml:space="preserve"> </w:t>
      </w:r>
      <w:r>
        <w:rPr>
          <w:sz w:val="16"/>
        </w:rPr>
        <w:t>D.</w:t>
      </w:r>
      <w:r>
        <w:rPr>
          <w:spacing w:val="13"/>
          <w:sz w:val="16"/>
        </w:rPr>
        <w:t xml:space="preserve"> </w:t>
      </w:r>
      <w:proofErr w:type="spellStart"/>
      <w:r>
        <w:rPr>
          <w:sz w:val="16"/>
        </w:rPr>
        <w:t>Twidwell</w:t>
      </w:r>
      <w:proofErr w:type="spellEnd"/>
      <w:r>
        <w:rPr>
          <w:sz w:val="16"/>
        </w:rPr>
        <w:t>,</w:t>
      </w:r>
      <w:r>
        <w:rPr>
          <w:spacing w:val="18"/>
          <w:sz w:val="16"/>
        </w:rPr>
        <w:t xml:space="preserve"> </w:t>
      </w:r>
      <w:r>
        <w:rPr>
          <w:sz w:val="16"/>
        </w:rPr>
        <w:t>X.</w:t>
      </w:r>
      <w:r>
        <w:rPr>
          <w:spacing w:val="13"/>
          <w:sz w:val="16"/>
        </w:rPr>
        <w:t xml:space="preserve"> </w:t>
      </w:r>
      <w:r>
        <w:rPr>
          <w:sz w:val="16"/>
        </w:rPr>
        <w:t>B.</w:t>
      </w:r>
      <w:r>
        <w:rPr>
          <w:spacing w:val="13"/>
          <w:sz w:val="16"/>
        </w:rPr>
        <w:t xml:space="preserve"> </w:t>
      </w:r>
      <w:r>
        <w:rPr>
          <w:spacing w:val="-5"/>
          <w:sz w:val="16"/>
        </w:rPr>
        <w:t>Wu,</w:t>
      </w:r>
    </w:p>
    <w:p w14:paraId="5F39A490" w14:textId="77777777" w:rsidR="00982EA8" w:rsidRDefault="00000000">
      <w:pPr>
        <w:spacing w:before="10" w:line="196" w:lineRule="auto"/>
        <w:ind w:left="305" w:right="244"/>
        <w:jc w:val="both"/>
        <w:rPr>
          <w:sz w:val="16"/>
        </w:rPr>
      </w:pPr>
      <w:r>
        <w:rPr>
          <w:sz w:val="16"/>
        </w:rPr>
        <w:t xml:space="preserve">L. E. Goodman, M. Treadwell, and A. </w:t>
      </w:r>
      <w:proofErr w:type="spellStart"/>
      <w:r>
        <w:rPr>
          <w:sz w:val="16"/>
        </w:rPr>
        <w:t>Birt</w:t>
      </w:r>
      <w:proofErr w:type="spellEnd"/>
      <w:r>
        <w:rPr>
          <w:sz w:val="16"/>
        </w:rPr>
        <w:t>.</w:t>
      </w:r>
      <w:r>
        <w:rPr>
          <w:spacing w:val="40"/>
          <w:sz w:val="16"/>
        </w:rPr>
        <w:t xml:space="preserve"> </w:t>
      </w:r>
      <w:r>
        <w:rPr>
          <w:sz w:val="16"/>
        </w:rPr>
        <w:t>Saving imperiled grass-</w:t>
      </w:r>
      <w:r>
        <w:rPr>
          <w:spacing w:val="40"/>
          <w:sz w:val="16"/>
        </w:rPr>
        <w:t xml:space="preserve"> </w:t>
      </w:r>
      <w:r>
        <w:rPr>
          <w:sz w:val="16"/>
        </w:rPr>
        <w:t>land</w:t>
      </w:r>
      <w:r>
        <w:rPr>
          <w:spacing w:val="-8"/>
          <w:sz w:val="16"/>
        </w:rPr>
        <w:t xml:space="preserve"> </w:t>
      </w:r>
      <w:r>
        <w:rPr>
          <w:sz w:val="16"/>
        </w:rPr>
        <w:t>biomes</w:t>
      </w:r>
      <w:r>
        <w:rPr>
          <w:spacing w:val="-8"/>
          <w:sz w:val="16"/>
        </w:rPr>
        <w:t xml:space="preserve"> </w:t>
      </w:r>
      <w:r>
        <w:rPr>
          <w:sz w:val="16"/>
        </w:rPr>
        <w:t>by</w:t>
      </w:r>
      <w:r>
        <w:rPr>
          <w:spacing w:val="-8"/>
          <w:sz w:val="16"/>
        </w:rPr>
        <w:t xml:space="preserve"> </w:t>
      </w:r>
      <w:r>
        <w:rPr>
          <w:sz w:val="16"/>
        </w:rPr>
        <w:t>recoupling</w:t>
      </w:r>
      <w:r>
        <w:rPr>
          <w:spacing w:val="-8"/>
          <w:sz w:val="16"/>
        </w:rPr>
        <w:t xml:space="preserve"> </w:t>
      </w:r>
      <w:r>
        <w:rPr>
          <w:sz w:val="16"/>
        </w:rPr>
        <w:t>fire</w:t>
      </w:r>
      <w:r>
        <w:rPr>
          <w:spacing w:val="-8"/>
          <w:sz w:val="16"/>
        </w:rPr>
        <w:t xml:space="preserve"> </w:t>
      </w:r>
      <w:r>
        <w:rPr>
          <w:sz w:val="16"/>
        </w:rPr>
        <w:t>and</w:t>
      </w:r>
      <w:r>
        <w:rPr>
          <w:spacing w:val="-8"/>
          <w:sz w:val="16"/>
        </w:rPr>
        <w:t xml:space="preserve"> </w:t>
      </w:r>
      <w:r>
        <w:rPr>
          <w:sz w:val="16"/>
        </w:rPr>
        <w:t>grazing:</w:t>
      </w:r>
      <w:r>
        <w:rPr>
          <w:spacing w:val="4"/>
          <w:sz w:val="16"/>
        </w:rPr>
        <w:t xml:space="preserve"> </w:t>
      </w:r>
      <w:r>
        <w:rPr>
          <w:sz w:val="16"/>
        </w:rPr>
        <w:t>a</w:t>
      </w:r>
      <w:r>
        <w:rPr>
          <w:spacing w:val="-8"/>
          <w:sz w:val="16"/>
        </w:rPr>
        <w:t xml:space="preserve"> </w:t>
      </w:r>
      <w:r>
        <w:rPr>
          <w:sz w:val="16"/>
        </w:rPr>
        <w:t>case</w:t>
      </w:r>
      <w:r>
        <w:rPr>
          <w:spacing w:val="-8"/>
          <w:sz w:val="16"/>
        </w:rPr>
        <w:t xml:space="preserve"> </w:t>
      </w:r>
      <w:r>
        <w:rPr>
          <w:sz w:val="16"/>
        </w:rPr>
        <w:t>study</w:t>
      </w:r>
      <w:r>
        <w:rPr>
          <w:spacing w:val="-8"/>
          <w:sz w:val="16"/>
        </w:rPr>
        <w:t xml:space="preserve"> </w:t>
      </w:r>
      <w:r>
        <w:rPr>
          <w:sz w:val="16"/>
        </w:rPr>
        <w:t>from</w:t>
      </w:r>
      <w:r>
        <w:rPr>
          <w:spacing w:val="-8"/>
          <w:sz w:val="16"/>
        </w:rPr>
        <w:t xml:space="preserve"> </w:t>
      </w:r>
      <w:r>
        <w:rPr>
          <w:sz w:val="16"/>
        </w:rPr>
        <w:t>the</w:t>
      </w:r>
      <w:r>
        <w:rPr>
          <w:spacing w:val="-8"/>
          <w:sz w:val="16"/>
        </w:rPr>
        <w:t xml:space="preserve"> </w:t>
      </w:r>
      <w:r>
        <w:rPr>
          <w:sz w:val="16"/>
        </w:rPr>
        <w:t>Great</w:t>
      </w:r>
      <w:r>
        <w:rPr>
          <w:spacing w:val="40"/>
          <w:sz w:val="16"/>
        </w:rPr>
        <w:t xml:space="preserve"> </w:t>
      </w:r>
      <w:r>
        <w:rPr>
          <w:sz w:val="16"/>
        </w:rPr>
        <w:t>Plains.</w:t>
      </w:r>
      <w:r>
        <w:rPr>
          <w:spacing w:val="40"/>
          <w:sz w:val="16"/>
        </w:rPr>
        <w:t xml:space="preserve"> </w:t>
      </w:r>
      <w:r>
        <w:rPr>
          <w:i/>
          <w:sz w:val="16"/>
        </w:rPr>
        <w:t>Frontiers in Ecology and the Environment</w:t>
      </w:r>
      <w:r>
        <w:rPr>
          <w:sz w:val="16"/>
        </w:rPr>
        <w:t>, 20(3):179–186, 4</w:t>
      </w:r>
      <w:r>
        <w:rPr>
          <w:spacing w:val="40"/>
          <w:sz w:val="16"/>
        </w:rPr>
        <w:t xml:space="preserve"> </w:t>
      </w:r>
      <w:r>
        <w:rPr>
          <w:sz w:val="16"/>
        </w:rPr>
        <w:t xml:space="preserve">2022. ISSN 15409309. </w:t>
      </w:r>
      <w:proofErr w:type="spellStart"/>
      <w:r>
        <w:rPr>
          <w:sz w:val="16"/>
        </w:rPr>
        <w:t>doi</w:t>
      </w:r>
      <w:proofErr w:type="spellEnd"/>
      <w:r>
        <w:rPr>
          <w:sz w:val="16"/>
        </w:rPr>
        <w:t>: 10.1002/fee.2448.</w:t>
      </w:r>
    </w:p>
    <w:sectPr w:rsidR="00982EA8" w:rsidSect="0009772A">
      <w:footerReference w:type="even" r:id="rId38"/>
      <w:footerReference w:type="default" r:id="rId39"/>
      <w:type w:val="continuous"/>
      <w:pgSz w:w="11910" w:h="15880"/>
      <w:pgMar w:top="600" w:right="780" w:bottom="780" w:left="920" w:header="702" w:footer="597"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cob Gellman" w:date="2022-12-14T22:22:00Z" w:initials="JG">
    <w:p w14:paraId="461D90B5" w14:textId="77777777" w:rsidR="00BA7963" w:rsidRDefault="00AB55C9" w:rsidP="00B346E5">
      <w:pPr>
        <w:pStyle w:val="CommentText"/>
      </w:pPr>
      <w:r>
        <w:rPr>
          <w:rStyle w:val="CommentReference"/>
        </w:rPr>
        <w:annotationRef/>
      </w:r>
      <w:r w:rsidR="00BA7963">
        <w:t>This is wrong. See my attached notes. The true number is 61,205,300.</w:t>
      </w:r>
    </w:p>
  </w:comment>
  <w:comment w:id="4" w:author="Jacob Gellman" w:date="2022-12-14T22:23:00Z" w:initials="JG">
    <w:p w14:paraId="759EFE32" w14:textId="33B65694" w:rsidR="000258AD" w:rsidRDefault="000258AD" w:rsidP="00455A2D">
      <w:pPr>
        <w:pStyle w:val="CommentText"/>
      </w:pPr>
      <w:r>
        <w:rPr>
          <w:rStyle w:val="CommentReference"/>
        </w:rPr>
        <w:annotationRef/>
      </w:r>
      <w:r>
        <w:t xml:space="preserve">Fire suppression is not an ecosystem service, right? Fire suppression is done by humans. </w:t>
      </w:r>
    </w:p>
  </w:comment>
  <w:comment w:id="5" w:author="Jacob Gellman" w:date="2022-12-14T22:23:00Z" w:initials="JG">
    <w:p w14:paraId="432C5448" w14:textId="77777777" w:rsidR="000258AD" w:rsidRDefault="000258AD" w:rsidP="00237A71">
      <w:pPr>
        <w:pStyle w:val="CommentText"/>
      </w:pPr>
      <w:r>
        <w:rPr>
          <w:rStyle w:val="CommentReference"/>
        </w:rPr>
        <w:annotationRef/>
      </w:r>
      <w:r>
        <w:t>I am uncomfortable with the term "unwanted" and think it could be dropped.</w:t>
      </w:r>
    </w:p>
  </w:comment>
  <w:comment w:id="10" w:author="Jacob Gellman" w:date="2022-12-14T22:25:00Z" w:initials="JG">
    <w:p w14:paraId="01A77656" w14:textId="77777777" w:rsidR="00BA7963" w:rsidRDefault="000258AD" w:rsidP="00F742B7">
      <w:pPr>
        <w:pStyle w:val="CommentText"/>
      </w:pPr>
      <w:r>
        <w:rPr>
          <w:rStyle w:val="CommentReference"/>
        </w:rPr>
        <w:annotationRef/>
      </w:r>
      <w:r w:rsidR="00BA7963">
        <w:t>Flagging this again because it is not the correct number. The true number is 61,205,300.</w:t>
      </w:r>
    </w:p>
  </w:comment>
  <w:comment w:id="14" w:author="Jacob Gellman" w:date="2022-12-14T22:28:00Z" w:initials="JG">
    <w:p w14:paraId="466B4729" w14:textId="443F70E1" w:rsidR="00AB08A4" w:rsidRDefault="00AB08A4" w:rsidP="00815133">
      <w:pPr>
        <w:pStyle w:val="CommentText"/>
      </w:pPr>
      <w:r>
        <w:rPr>
          <w:rStyle w:val="CommentReference"/>
        </w:rPr>
        <w:annotationRef/>
      </w:r>
      <w:r>
        <w:t>I believe it is just metric ton of C, not CO2-e.</w:t>
      </w:r>
    </w:p>
  </w:comment>
  <w:comment w:id="15" w:author="Jacob Gellman" w:date="2022-12-14T22:29:00Z" w:initials="JG">
    <w:p w14:paraId="3D5F8245" w14:textId="77777777" w:rsidR="00AB08A4" w:rsidRDefault="00AB08A4" w:rsidP="006E0CEA">
      <w:pPr>
        <w:pStyle w:val="CommentText"/>
      </w:pPr>
      <w:r>
        <w:rPr>
          <w:rStyle w:val="CommentReference"/>
        </w:rPr>
        <w:annotationRef/>
      </w:r>
      <w:r>
        <w:t xml:space="preserve">Confused by this term. </w:t>
      </w:r>
    </w:p>
  </w:comment>
  <w:comment w:id="18" w:author="Jacob Gellman" w:date="2022-12-14T22:29:00Z" w:initials="JG">
    <w:p w14:paraId="447BA62B" w14:textId="77777777" w:rsidR="00AB08A4" w:rsidRDefault="00AB08A4" w:rsidP="005C2DDD">
      <w:pPr>
        <w:pStyle w:val="CommentText"/>
      </w:pPr>
      <w:r>
        <w:rPr>
          <w:rStyle w:val="CommentReference"/>
        </w:rPr>
        <w:annotationRef/>
      </w:r>
      <w:r>
        <w:t>Pretty nice abstract.</w:t>
      </w:r>
    </w:p>
  </w:comment>
  <w:comment w:id="22" w:author="Jacob Gellman" w:date="2022-12-14T22:32:00Z" w:initials="JG">
    <w:p w14:paraId="15A811BF" w14:textId="77777777" w:rsidR="00B218FB" w:rsidRDefault="00B218FB" w:rsidP="00147AD0">
      <w:pPr>
        <w:pStyle w:val="CommentText"/>
      </w:pPr>
      <w:r>
        <w:rPr>
          <w:rStyle w:val="CommentReference"/>
        </w:rPr>
        <w:annotationRef/>
      </w:r>
      <w:r>
        <w:t>Flagging this again because fire suppression is not an ecosystem service. Fire suppression is done by humans.</w:t>
      </w:r>
    </w:p>
  </w:comment>
  <w:comment w:id="23" w:author="Jacob Gellman" w:date="2022-12-14T22:34:00Z" w:initials="JG">
    <w:p w14:paraId="77210815" w14:textId="77777777" w:rsidR="00B218FB" w:rsidRDefault="00B218FB" w:rsidP="00BF3882">
      <w:pPr>
        <w:pStyle w:val="CommentText"/>
      </w:pPr>
      <w:r>
        <w:rPr>
          <w:rStyle w:val="CommentReference"/>
        </w:rPr>
        <w:annotationRef/>
      </w:r>
      <w:r>
        <w:t xml:space="preserve">Are these </w:t>
      </w:r>
      <w:r>
        <w:rPr>
          <w:i/>
          <w:iCs/>
        </w:rPr>
        <w:t>net</w:t>
      </w:r>
      <w:r>
        <w:t xml:space="preserve"> losses in ecosystem services? If not, what are the gains in ecosystem services from afforestation? Do we have enough information to convincingly say there is a net loss of ecosystem services when grassland is overtaken by forest?</w:t>
      </w:r>
    </w:p>
  </w:comment>
  <w:comment w:id="26" w:author="Jacob Gellman" w:date="2022-12-14T22:38:00Z" w:initials="JG">
    <w:p w14:paraId="1AC67532" w14:textId="77777777" w:rsidR="00B218FB" w:rsidRDefault="00B218FB" w:rsidP="00C07FF4">
      <w:pPr>
        <w:pStyle w:val="CommentText"/>
      </w:pPr>
      <w:r>
        <w:rPr>
          <w:rStyle w:val="CommentReference"/>
        </w:rPr>
        <w:annotationRef/>
      </w:r>
      <w:r>
        <w:t>Flagging as non-neutral language.</w:t>
      </w:r>
    </w:p>
  </w:comment>
  <w:comment w:id="28" w:author="Jacob Gellman" w:date="2022-12-22T14:27:00Z" w:initials="JG">
    <w:p w14:paraId="27A3F96D" w14:textId="77777777" w:rsidR="003045BB" w:rsidRDefault="003045BB" w:rsidP="00187E31">
      <w:pPr>
        <w:pStyle w:val="CommentText"/>
      </w:pPr>
      <w:r>
        <w:rPr>
          <w:rStyle w:val="CommentReference"/>
        </w:rPr>
        <w:annotationRef/>
      </w:r>
      <w:r>
        <w:t xml:space="preserve">Is this more true for grasslands than for other land cover types e.g. forest? </w:t>
      </w:r>
    </w:p>
  </w:comment>
  <w:comment w:id="35" w:author="Jacob Gellman" w:date="2022-12-22T14:33:00Z" w:initials="JG">
    <w:p w14:paraId="74090CF9" w14:textId="77777777" w:rsidR="000B763F" w:rsidRDefault="000B763F" w:rsidP="005C17FC">
      <w:pPr>
        <w:pStyle w:val="CommentText"/>
      </w:pPr>
      <w:r>
        <w:rPr>
          <w:rStyle w:val="CommentReference"/>
        </w:rPr>
        <w:annotationRef/>
      </w:r>
      <w:r>
        <w:t>A previous figure cited these in Mg -- for comparability it would be nice to standardize them.</w:t>
      </w:r>
    </w:p>
  </w:comment>
  <w:comment w:id="36" w:author="Jacob Gellman" w:date="2022-12-14T23:03:00Z" w:initials="JG">
    <w:p w14:paraId="306CF28A" w14:textId="7F90ABFD" w:rsidR="000B763F" w:rsidRDefault="00BA7963" w:rsidP="00DB556C">
      <w:pPr>
        <w:pStyle w:val="CommentText"/>
      </w:pPr>
      <w:r>
        <w:rPr>
          <w:rStyle w:val="CommentReference"/>
        </w:rPr>
        <w:annotationRef/>
      </w:r>
      <w:r w:rsidR="000B763F">
        <w:t xml:space="preserve">Based on this paragraph it seems like juniper stands store far more carbon when both above and below ground. </w:t>
      </w:r>
    </w:p>
  </w:comment>
  <w:comment w:id="54" w:author="Jacob Gellman" w:date="2022-12-14T23:21:00Z" w:initials="JG">
    <w:p w14:paraId="478FD648" w14:textId="1B8D0014" w:rsidR="00AB6D1F" w:rsidRDefault="00AB6D1F" w:rsidP="00D312F0">
      <w:pPr>
        <w:pStyle w:val="CommentText"/>
      </w:pPr>
      <w:r>
        <w:rPr>
          <w:rStyle w:val="CommentReference"/>
        </w:rPr>
        <w:annotationRef/>
      </w:r>
      <w:r>
        <w:t xml:space="preserve">Wildfires are costly when they happen, but it is not a sure thing that all juniper will burn down. </w:t>
      </w:r>
    </w:p>
  </w:comment>
  <w:comment w:id="74" w:author="Jacob Gellman" w:date="2022-12-22T14:45:00Z" w:initials="JG">
    <w:p w14:paraId="7D93790F" w14:textId="77777777" w:rsidR="00487D5B" w:rsidRDefault="00487D5B">
      <w:pPr>
        <w:pStyle w:val="CommentText"/>
      </w:pPr>
      <w:r>
        <w:rPr>
          <w:rStyle w:val="CommentReference"/>
        </w:rPr>
        <w:annotationRef/>
      </w:r>
      <w:r>
        <w:t xml:space="preserve">I am most convinced by the argument that grassland habitat is important for unique species. </w:t>
      </w:r>
    </w:p>
    <w:p w14:paraId="1D981F60" w14:textId="77777777" w:rsidR="00487D5B" w:rsidRDefault="00487D5B">
      <w:pPr>
        <w:pStyle w:val="CommentText"/>
      </w:pPr>
    </w:p>
    <w:p w14:paraId="6FF86124" w14:textId="77777777" w:rsidR="00487D5B" w:rsidRDefault="00487D5B">
      <w:pPr>
        <w:pStyle w:val="CommentText"/>
      </w:pPr>
      <w:r>
        <w:t xml:space="preserve">Based on the evidence I am not convinced that juniper </w:t>
      </w:r>
      <w:r>
        <w:rPr>
          <w:i/>
          <w:iCs/>
        </w:rPr>
        <w:t xml:space="preserve">necessarily </w:t>
      </w:r>
      <w:r>
        <w:t xml:space="preserve">has lower carbon storage than grassland. The numbers cited make it seem like juniper stores a lot of carbon, both aboveground and in soil. If the probability of fire is low enough, then we would be better off with juniper (ignoring other ES, just paying attention to carbon). </w:t>
      </w:r>
    </w:p>
    <w:p w14:paraId="26B395EB" w14:textId="77777777" w:rsidR="00487D5B" w:rsidRDefault="00487D5B">
      <w:pPr>
        <w:pStyle w:val="CommentText"/>
      </w:pPr>
    </w:p>
    <w:p w14:paraId="4DF9C665" w14:textId="77777777" w:rsidR="00487D5B" w:rsidRDefault="00487D5B" w:rsidP="00773F1E">
      <w:pPr>
        <w:pStyle w:val="CommentText"/>
      </w:pPr>
      <w:r>
        <w:t>I think I am comfortable saying "we should consider other ecosystem services besides just carbon," but I am not ready to commit to the claim that afforestation is undesirable from a carbon standpoint.</w:t>
      </w:r>
    </w:p>
  </w:comment>
  <w:comment w:id="75" w:author="Jacob Gellman" w:date="2022-12-22T15:06:00Z" w:initials="JG">
    <w:p w14:paraId="49EC8C14" w14:textId="77777777" w:rsidR="00E17E19" w:rsidRDefault="00E17E19">
      <w:pPr>
        <w:pStyle w:val="CommentText"/>
      </w:pPr>
      <w:r>
        <w:rPr>
          <w:rStyle w:val="CommentReference"/>
        </w:rPr>
        <w:annotationRef/>
      </w:r>
      <w:r>
        <w:t>An important paper that discusses ecosystem service tradeoffs is Hashida and Lewis (2019), "The Intersection between Climate Adaptation,</w:t>
      </w:r>
    </w:p>
    <w:p w14:paraId="12C6A539" w14:textId="77777777" w:rsidR="00E17E19" w:rsidRDefault="00E17E19">
      <w:pPr>
        <w:pStyle w:val="CommentText"/>
      </w:pPr>
      <w:r>
        <w:t>Mitigation, and Natural Resources: An Empirical</w:t>
      </w:r>
    </w:p>
    <w:p w14:paraId="19AEF266" w14:textId="77777777" w:rsidR="00E17E19" w:rsidRDefault="00E17E19" w:rsidP="00DE0284">
      <w:pPr>
        <w:pStyle w:val="CommentText"/>
      </w:pPr>
      <w:r>
        <w:t xml:space="preserve">Analysis of Forest Management." The first two paragraphs of the paper discuss the issue at hand. </w:t>
      </w:r>
    </w:p>
  </w:comment>
  <w:comment w:id="80" w:author="Jacob Gellman" w:date="2022-12-14T22:14:00Z" w:initials="JG">
    <w:p w14:paraId="04C9682E" w14:textId="1B62FD41" w:rsidR="00AB55C9" w:rsidRDefault="00AB55C9" w:rsidP="00FC3592">
      <w:pPr>
        <w:pStyle w:val="CommentText"/>
      </w:pPr>
      <w:r>
        <w:rPr>
          <w:rStyle w:val="CommentReference"/>
        </w:rPr>
        <w:annotationRef/>
      </w:r>
      <w:r>
        <w:t>Replace this with the map that I have included in my email.</w:t>
      </w:r>
    </w:p>
  </w:comment>
  <w:comment w:id="84" w:author="Jacob Gellman" w:date="2022-12-14T22:21:00Z" w:initials="JG">
    <w:p w14:paraId="5E36F927" w14:textId="77777777" w:rsidR="00AB55C9" w:rsidRDefault="00AB55C9" w:rsidP="00F11CF5">
      <w:pPr>
        <w:pStyle w:val="CommentText"/>
      </w:pPr>
      <w:r>
        <w:rPr>
          <w:rStyle w:val="CommentReference"/>
        </w:rPr>
        <w:annotationRef/>
      </w:r>
      <w:r>
        <w:t>I'm not comfortable with the terminology "vulnerable to" because it is a normative term. I favor neutral phrasing like "Rangeland acres converted to afforestation when carbon is priced at $50 per metric ton C."</w:t>
      </w:r>
    </w:p>
  </w:comment>
  <w:comment w:id="85" w:author="Jacob Gellman" w:date="2022-12-14T22:21:00Z" w:initials="JG">
    <w:p w14:paraId="0FB21E6D" w14:textId="77777777" w:rsidR="00AB55C9" w:rsidRDefault="00AB55C9" w:rsidP="006B0DAD">
      <w:pPr>
        <w:pStyle w:val="CommentText"/>
      </w:pPr>
      <w:r>
        <w:rPr>
          <w:rStyle w:val="CommentReference"/>
        </w:rPr>
        <w:annotationRef/>
      </w:r>
      <w:r>
        <w:t xml:space="preserve">C, not CO2.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1D90B5" w15:done="0"/>
  <w15:commentEx w15:paraId="759EFE32" w15:done="0"/>
  <w15:commentEx w15:paraId="432C5448" w15:done="0"/>
  <w15:commentEx w15:paraId="01A77656" w15:done="0"/>
  <w15:commentEx w15:paraId="466B4729" w15:done="0"/>
  <w15:commentEx w15:paraId="3D5F8245" w15:done="0"/>
  <w15:commentEx w15:paraId="447BA62B" w15:done="0"/>
  <w15:commentEx w15:paraId="15A811BF" w15:done="0"/>
  <w15:commentEx w15:paraId="77210815" w15:done="0"/>
  <w15:commentEx w15:paraId="1AC67532" w15:done="0"/>
  <w15:commentEx w15:paraId="27A3F96D" w15:done="0"/>
  <w15:commentEx w15:paraId="74090CF9" w15:done="0"/>
  <w15:commentEx w15:paraId="306CF28A" w15:done="0"/>
  <w15:commentEx w15:paraId="478FD648" w15:done="0"/>
  <w15:commentEx w15:paraId="4DF9C665" w15:done="0"/>
  <w15:commentEx w15:paraId="19AEF266" w15:paraIdParent="4DF9C665" w15:done="0"/>
  <w15:commentEx w15:paraId="04C9682E" w15:done="0"/>
  <w15:commentEx w15:paraId="5E36F927" w15:done="0"/>
  <w15:commentEx w15:paraId="0FB21E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CB1C" w16cex:dateUtc="2022-12-15T06:22:00Z"/>
  <w16cex:commentExtensible w16cex:durableId="2744CB58" w16cex:dateUtc="2022-12-15T06:23:00Z"/>
  <w16cex:commentExtensible w16cex:durableId="2744CB79" w16cex:dateUtc="2022-12-15T06:23:00Z"/>
  <w16cex:commentExtensible w16cex:durableId="2744CBDB" w16cex:dateUtc="2022-12-15T06:25:00Z"/>
  <w16cex:commentExtensible w16cex:durableId="2744CCAA" w16cex:dateUtc="2022-12-15T06:28:00Z"/>
  <w16cex:commentExtensible w16cex:durableId="2744CCC5" w16cex:dateUtc="2022-12-15T06:29:00Z"/>
  <w16cex:commentExtensible w16cex:durableId="2744CCDE" w16cex:dateUtc="2022-12-15T06:29:00Z"/>
  <w16cex:commentExtensible w16cex:durableId="2744CD8A" w16cex:dateUtc="2022-12-15T06:32:00Z"/>
  <w16cex:commentExtensible w16cex:durableId="2744CE0C" w16cex:dateUtc="2022-12-15T06:34:00Z"/>
  <w16cex:commentExtensible w16cex:durableId="2744CEE4" w16cex:dateUtc="2022-12-15T06:38:00Z"/>
  <w16cex:commentExtensible w16cex:durableId="274EE7CF" w16cex:dateUtc="2022-12-22T22:27:00Z"/>
  <w16cex:commentExtensible w16cex:durableId="274EE950" w16cex:dateUtc="2022-12-22T22:33:00Z"/>
  <w16cex:commentExtensible w16cex:durableId="2744D4C8" w16cex:dateUtc="2022-12-15T07:03:00Z"/>
  <w16cex:commentExtensible w16cex:durableId="2744D8EF" w16cex:dateUtc="2022-12-15T07:21:00Z"/>
  <w16cex:commentExtensible w16cex:durableId="274EEC08" w16cex:dateUtc="2022-12-22T22:45:00Z"/>
  <w16cex:commentExtensible w16cex:durableId="274EF0DA" w16cex:dateUtc="2022-12-22T23:06:00Z"/>
  <w16cex:commentExtensible w16cex:durableId="2744C942" w16cex:dateUtc="2022-12-15T06:14:00Z"/>
  <w16cex:commentExtensible w16cex:durableId="2744CAED" w16cex:dateUtc="2022-12-15T06:21:00Z"/>
  <w16cex:commentExtensible w16cex:durableId="2744CAF8" w16cex:dateUtc="2022-12-1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1D90B5" w16cid:durableId="2744CB1C"/>
  <w16cid:commentId w16cid:paraId="759EFE32" w16cid:durableId="2744CB58"/>
  <w16cid:commentId w16cid:paraId="432C5448" w16cid:durableId="2744CB79"/>
  <w16cid:commentId w16cid:paraId="01A77656" w16cid:durableId="2744CBDB"/>
  <w16cid:commentId w16cid:paraId="466B4729" w16cid:durableId="2744CCAA"/>
  <w16cid:commentId w16cid:paraId="3D5F8245" w16cid:durableId="2744CCC5"/>
  <w16cid:commentId w16cid:paraId="447BA62B" w16cid:durableId="2744CCDE"/>
  <w16cid:commentId w16cid:paraId="15A811BF" w16cid:durableId="2744CD8A"/>
  <w16cid:commentId w16cid:paraId="77210815" w16cid:durableId="2744CE0C"/>
  <w16cid:commentId w16cid:paraId="1AC67532" w16cid:durableId="2744CEE4"/>
  <w16cid:commentId w16cid:paraId="27A3F96D" w16cid:durableId="274EE7CF"/>
  <w16cid:commentId w16cid:paraId="74090CF9" w16cid:durableId="274EE950"/>
  <w16cid:commentId w16cid:paraId="306CF28A" w16cid:durableId="2744D4C8"/>
  <w16cid:commentId w16cid:paraId="478FD648" w16cid:durableId="2744D8EF"/>
  <w16cid:commentId w16cid:paraId="4DF9C665" w16cid:durableId="274EEC08"/>
  <w16cid:commentId w16cid:paraId="19AEF266" w16cid:durableId="274EF0DA"/>
  <w16cid:commentId w16cid:paraId="04C9682E" w16cid:durableId="2744C942"/>
  <w16cid:commentId w16cid:paraId="5E36F927" w16cid:durableId="2744CAED"/>
  <w16cid:commentId w16cid:paraId="0FB21E6D" w16cid:durableId="2744CA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0E2E3" w14:textId="77777777" w:rsidR="00BB47FC" w:rsidRDefault="00BB47FC">
      <w:r>
        <w:separator/>
      </w:r>
    </w:p>
  </w:endnote>
  <w:endnote w:type="continuationSeparator" w:id="0">
    <w:p w14:paraId="522C7CFB" w14:textId="77777777" w:rsidR="00BB47FC" w:rsidRDefault="00BB4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IXGeneral">
    <w:altName w:val="Times New Roman"/>
    <w:panose1 w:val="00000000000000000000"/>
    <w:charset w:val="00"/>
    <w:family w:val="auto"/>
    <w:notTrueType/>
    <w:pitch w:val="variable"/>
    <w:sig w:usb0="00000000" w:usb1="4203FDFF" w:usb2="02000020" w:usb3="00000000" w:csb0="8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E4174" w14:textId="77777777" w:rsidR="00982EA8" w:rsidRDefault="00E562C7">
    <w:pPr>
      <w:pStyle w:val="BodyText"/>
      <w:spacing w:line="14" w:lineRule="auto"/>
    </w:pPr>
    <w:r>
      <w:rPr>
        <w:noProof/>
      </w:rPr>
      <mc:AlternateContent>
        <mc:Choice Requires="wps">
          <w:drawing>
            <wp:anchor distT="0" distB="0" distL="114300" distR="114300" simplePos="0" relativeHeight="486992384" behindDoc="1" locked="0" layoutInCell="1" allowOverlap="1" wp14:anchorId="510E70A2" wp14:editId="54FD1604">
              <wp:simplePos x="0" y="0"/>
              <wp:positionH relativeFrom="page">
                <wp:posOffset>651510</wp:posOffset>
              </wp:positionH>
              <wp:positionV relativeFrom="page">
                <wp:posOffset>9575165</wp:posOffset>
              </wp:positionV>
              <wp:extent cx="6256655" cy="0"/>
              <wp:effectExtent l="0" t="0" r="17145" b="12700"/>
              <wp:wrapNone/>
              <wp:docPr id="89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56655" cy="0"/>
                      </a:xfrm>
                      <a:prstGeom prst="line">
                        <a:avLst/>
                      </a:prstGeom>
                      <a:noFill/>
                      <a:ln w="25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6429" id="Line 108" o:spid="_x0000_s1026" style="position:absolute;z-index:-163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" strokeweight=".07019mm">
              <o:lock v:ext="edit" shapetype="f"/>
              <w10:wrap anchorx="page" anchory="page"/>
            </v:line>
          </w:pict>
        </mc:Fallback>
      </mc:AlternateContent>
    </w:r>
    <w:r>
      <w:rPr>
        <w:noProof/>
      </w:rPr>
      <mc:AlternateContent>
        <mc:Choice Requires="wps">
          <w:drawing>
            <wp:anchor distT="0" distB="0" distL="114300" distR="114300" simplePos="0" relativeHeight="486992896" behindDoc="1" locked="0" layoutInCell="1" allowOverlap="1" wp14:anchorId="7CE3FC2A" wp14:editId="1D34F2FB">
              <wp:simplePos x="0" y="0"/>
              <wp:positionH relativeFrom="page">
                <wp:posOffset>638810</wp:posOffset>
              </wp:positionH>
              <wp:positionV relativeFrom="page">
                <wp:posOffset>9586595</wp:posOffset>
              </wp:positionV>
              <wp:extent cx="2219325" cy="179070"/>
              <wp:effectExtent l="0" t="0" r="3175" b="11430"/>
              <wp:wrapNone/>
              <wp:docPr id="895"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93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7FCD8"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3FC2A" id="_x0000_t202" coordsize="21600,21600" o:spt="202" path="m,l,21600r21600,l21600,xe">
              <v:stroke joinstyle="miter"/>
              <v:path gradientshapeok="t" o:connecttype="rect"/>
            </v:shapetype>
            <v:shape id="docshape5" o:spid="_x0000_s1026" type="#_x0000_t202" style="position:absolute;margin-left:50.3pt;margin-top:754.85pt;width:174.75pt;height:14.1pt;z-index:-163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" filled="f" stroked="f">
              <v:path arrowok="t"/>
              <v:textbox inset="0,0,0,0">
                <w:txbxContent>
                  <w:p w14:paraId="6187FCD8"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v:textbox>
              <w10:wrap anchorx="page" anchory="page"/>
            </v:shape>
          </w:pict>
        </mc:Fallback>
      </mc:AlternateContent>
    </w:r>
    <w:r>
      <w:rPr>
        <w:noProof/>
      </w:rPr>
      <mc:AlternateContent>
        <mc:Choice Requires="wps">
          <w:drawing>
            <wp:anchor distT="0" distB="0" distL="114300" distR="114300" simplePos="0" relativeHeight="486993408" behindDoc="1" locked="0" layoutInCell="1" allowOverlap="1" wp14:anchorId="58398A20" wp14:editId="45C4159A">
              <wp:simplePos x="0" y="0"/>
              <wp:positionH relativeFrom="page">
                <wp:posOffset>6329045</wp:posOffset>
              </wp:positionH>
              <wp:positionV relativeFrom="page">
                <wp:posOffset>9599930</wp:posOffset>
              </wp:positionV>
              <wp:extent cx="592455" cy="165735"/>
              <wp:effectExtent l="0" t="0" r="4445" b="12065"/>
              <wp:wrapNone/>
              <wp:docPr id="894"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4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C1FBC" w14:textId="77777777" w:rsidR="00982EA8" w:rsidRDefault="00000000">
                          <w:pPr>
                            <w:spacing w:before="14"/>
                            <w:ind w:left="20"/>
                            <w:rPr>
                              <w:rFonts w:ascii="Arial"/>
                              <w:sz w:val="18"/>
                            </w:rPr>
                          </w:pPr>
                          <w:r>
                            <w:rPr>
                              <w:rFonts w:ascii="Arial"/>
                              <w:sz w:val="18"/>
                            </w:rPr>
                            <w:t>Page</w:t>
                          </w:r>
                          <w:r>
                            <w:rPr>
                              <w:rFonts w:ascii="Arial"/>
                              <w:spacing w:val="-10"/>
                              <w:sz w:val="18"/>
                            </w:rPr>
                            <w:t xml:space="preserve"> </w:t>
                          </w:r>
                          <w:r>
                            <w:rPr>
                              <w:rFonts w:ascii="Arial"/>
                              <w:sz w:val="18"/>
                            </w:rPr>
                            <w:t>2</w:t>
                          </w:r>
                          <w:r>
                            <w:rPr>
                              <w:rFonts w:ascii="Arial"/>
                              <w:spacing w:val="-9"/>
                              <w:sz w:val="18"/>
                            </w:rPr>
                            <w:t xml:space="preserve"> </w:t>
                          </w:r>
                          <w:r>
                            <w:rPr>
                              <w:rFonts w:ascii="Arial"/>
                              <w:sz w:val="18"/>
                            </w:rPr>
                            <w:t>of</w:t>
                          </w:r>
                          <w:r>
                            <w:rPr>
                              <w:rFonts w:ascii="Arial"/>
                              <w:spacing w:val="-9"/>
                              <w:sz w:val="18"/>
                            </w:rPr>
                            <w:t xml:space="preserve"> </w:t>
                          </w:r>
                          <w:r>
                            <w:rPr>
                              <w:rFonts w:ascii="Arial"/>
                              <w:spacing w:val="-10"/>
                              <w:sz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98A20" id="docshape6" o:spid="_x0000_s1027" type="#_x0000_t202" style="position:absolute;margin-left:498.35pt;margin-top:755.9pt;width:46.65pt;height:13.05pt;z-index:-163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" filled="f" stroked="f">
              <v:path arrowok="t"/>
              <v:textbox inset="0,0,0,0">
                <w:txbxContent>
                  <w:p w14:paraId="2D5C1FBC" w14:textId="77777777" w:rsidR="00982EA8" w:rsidRDefault="00000000">
                    <w:pPr>
                      <w:spacing w:before="14"/>
                      <w:ind w:left="20"/>
                      <w:rPr>
                        <w:rFonts w:ascii="Arial"/>
                        <w:sz w:val="18"/>
                      </w:rPr>
                    </w:pPr>
                    <w:r>
                      <w:rPr>
                        <w:rFonts w:ascii="Arial"/>
                        <w:sz w:val="18"/>
                      </w:rPr>
                      <w:t>Page</w:t>
                    </w:r>
                    <w:r>
                      <w:rPr>
                        <w:rFonts w:ascii="Arial"/>
                        <w:spacing w:val="-10"/>
                        <w:sz w:val="18"/>
                      </w:rPr>
                      <w:t xml:space="preserve"> </w:t>
                    </w:r>
                    <w:r>
                      <w:rPr>
                        <w:rFonts w:ascii="Arial"/>
                        <w:sz w:val="18"/>
                      </w:rPr>
                      <w:t>2</w:t>
                    </w:r>
                    <w:r>
                      <w:rPr>
                        <w:rFonts w:ascii="Arial"/>
                        <w:spacing w:val="-9"/>
                        <w:sz w:val="18"/>
                      </w:rPr>
                      <w:t xml:space="preserve"> </w:t>
                    </w:r>
                    <w:r>
                      <w:rPr>
                        <w:rFonts w:ascii="Arial"/>
                        <w:sz w:val="18"/>
                      </w:rPr>
                      <w:t>of</w:t>
                    </w:r>
                    <w:r>
                      <w:rPr>
                        <w:rFonts w:ascii="Arial"/>
                        <w:spacing w:val="-9"/>
                        <w:sz w:val="18"/>
                      </w:rPr>
                      <w:t xml:space="preserve"> </w:t>
                    </w:r>
                    <w:r>
                      <w:rPr>
                        <w:rFonts w:ascii="Arial"/>
                        <w:spacing w:val="-10"/>
                        <w:sz w:val="18"/>
                      </w:rPr>
                      <w:t>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41F5" w14:textId="77777777" w:rsidR="00982EA8" w:rsidRDefault="00E562C7">
    <w:pPr>
      <w:pStyle w:val="BodyText"/>
      <w:spacing w:line="14" w:lineRule="auto"/>
    </w:pPr>
    <w:r>
      <w:rPr>
        <w:noProof/>
      </w:rPr>
      <mc:AlternateContent>
        <mc:Choice Requires="wps">
          <w:drawing>
            <wp:anchor distT="0" distB="0" distL="114300" distR="114300" simplePos="0" relativeHeight="486990848" behindDoc="1" locked="0" layoutInCell="1" allowOverlap="1" wp14:anchorId="460F7088" wp14:editId="68735BE3">
              <wp:simplePos x="0" y="0"/>
              <wp:positionH relativeFrom="page">
                <wp:posOffset>651510</wp:posOffset>
              </wp:positionH>
              <wp:positionV relativeFrom="page">
                <wp:posOffset>9575165</wp:posOffset>
              </wp:positionV>
              <wp:extent cx="6256655" cy="0"/>
              <wp:effectExtent l="0" t="0" r="17145" b="12700"/>
              <wp:wrapNone/>
              <wp:docPr id="89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56655" cy="0"/>
                      </a:xfrm>
                      <a:prstGeom prst="line">
                        <a:avLst/>
                      </a:prstGeom>
                      <a:noFill/>
                      <a:ln w="25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92E0B" id="Line 105" o:spid="_x0000_s1026" style="position:absolute;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" strokeweight=".07019mm">
              <o:lock v:ext="edit" shapetype="f"/>
              <w10:wrap anchorx="page" anchory="page"/>
            </v:line>
          </w:pict>
        </mc:Fallback>
      </mc:AlternateContent>
    </w:r>
    <w:r>
      <w:rPr>
        <w:noProof/>
      </w:rPr>
      <mc:AlternateContent>
        <mc:Choice Requires="wps">
          <w:drawing>
            <wp:anchor distT="0" distB="0" distL="114300" distR="114300" simplePos="0" relativeHeight="486991360" behindDoc="1" locked="0" layoutInCell="1" allowOverlap="1" wp14:anchorId="30F752EF" wp14:editId="048004B4">
              <wp:simplePos x="0" y="0"/>
              <wp:positionH relativeFrom="page">
                <wp:posOffset>638810</wp:posOffset>
              </wp:positionH>
              <wp:positionV relativeFrom="page">
                <wp:posOffset>9599295</wp:posOffset>
              </wp:positionV>
              <wp:extent cx="2219325" cy="179070"/>
              <wp:effectExtent l="0" t="0" r="3175" b="11430"/>
              <wp:wrapNone/>
              <wp:docPr id="892"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93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A0455"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F752EF" id="_x0000_t202" coordsize="21600,21600" o:spt="202" path="m,l,21600r21600,l21600,xe">
              <v:stroke joinstyle="miter"/>
              <v:path gradientshapeok="t" o:connecttype="rect"/>
            </v:shapetype>
            <v:shape id="docshape3" o:spid="_x0000_s1028" type="#_x0000_t202" style="position:absolute;margin-left:50.3pt;margin-top:755.85pt;width:174.75pt;height:14.1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" filled="f" stroked="f">
              <v:path arrowok="t"/>
              <v:textbox inset="0,0,0,0">
                <w:txbxContent>
                  <w:p w14:paraId="4FDA0455"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v:textbox>
              <w10:wrap anchorx="page" anchory="page"/>
            </v:shape>
          </w:pict>
        </mc:Fallback>
      </mc:AlternateContent>
    </w:r>
    <w:r>
      <w:rPr>
        <w:noProof/>
      </w:rPr>
      <mc:AlternateContent>
        <mc:Choice Requires="wps">
          <w:drawing>
            <wp:anchor distT="0" distB="0" distL="114300" distR="114300" simplePos="0" relativeHeight="486991872" behindDoc="1" locked="0" layoutInCell="1" allowOverlap="1" wp14:anchorId="137BE672" wp14:editId="479CAFA7">
              <wp:simplePos x="0" y="0"/>
              <wp:positionH relativeFrom="page">
                <wp:posOffset>6325870</wp:posOffset>
              </wp:positionH>
              <wp:positionV relativeFrom="page">
                <wp:posOffset>9617710</wp:posOffset>
              </wp:positionV>
              <wp:extent cx="595630" cy="152400"/>
              <wp:effectExtent l="0" t="0" r="1270" b="0"/>
              <wp:wrapNone/>
              <wp:docPr id="89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56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2D4CC" w14:textId="77777777" w:rsidR="00982EA8" w:rsidRDefault="00000000">
                          <w:pPr>
                            <w:pStyle w:val="BodyText"/>
                            <w:spacing w:line="239" w:lineRule="exact"/>
                            <w:ind w:left="20"/>
                          </w:pPr>
                          <w:r>
                            <w:t>Page</w:t>
                          </w:r>
                          <w:r>
                            <w:rPr>
                              <w:spacing w:val="-5"/>
                            </w:rPr>
                            <w:t xml:space="preserve"> </w:t>
                          </w:r>
                          <w:r>
                            <w:t>1</w:t>
                          </w:r>
                          <w:r>
                            <w:rPr>
                              <w:spacing w:val="-5"/>
                            </w:rPr>
                            <w:t xml:space="preserve"> </w:t>
                          </w:r>
                          <w:r>
                            <w:t>of</w:t>
                          </w:r>
                          <w:r>
                            <w:rPr>
                              <w:spacing w:val="-5"/>
                            </w:rPr>
                            <w:t xml:space="preserve"> </w:t>
                          </w:r>
                          <w:r>
                            <w:rPr>
                              <w:spacing w:val="-1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E672" id="docshape4" o:spid="_x0000_s1029" type="#_x0000_t202" style="position:absolute;margin-left:498.1pt;margin-top:757.3pt;width:46.9pt;height:12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" filled="f" stroked="f">
              <v:path arrowok="t"/>
              <v:textbox inset="0,0,0,0">
                <w:txbxContent>
                  <w:p w14:paraId="6462D4CC" w14:textId="77777777" w:rsidR="00982EA8" w:rsidRDefault="00000000">
                    <w:pPr>
                      <w:pStyle w:val="BodyText"/>
                      <w:spacing w:line="239" w:lineRule="exact"/>
                      <w:ind w:left="20"/>
                    </w:pPr>
                    <w:r>
                      <w:t>Page</w:t>
                    </w:r>
                    <w:r>
                      <w:rPr>
                        <w:spacing w:val="-5"/>
                      </w:rPr>
                      <w:t xml:space="preserve"> </w:t>
                    </w:r>
                    <w:r>
                      <w:t>1</w:t>
                    </w:r>
                    <w:r>
                      <w:rPr>
                        <w:spacing w:val="-5"/>
                      </w:rPr>
                      <w:t xml:space="preserve"> </w:t>
                    </w:r>
                    <w:r>
                      <w:t>of</w:t>
                    </w:r>
                    <w:r>
                      <w:rPr>
                        <w:spacing w:val="-5"/>
                      </w:rPr>
                      <w:t xml:space="preserve"> </w:t>
                    </w:r>
                    <w:r>
                      <w:rPr>
                        <w:spacing w:val="-10"/>
                      </w:rPr>
                      <w:t>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E0BA" w14:textId="77777777" w:rsidR="00982EA8" w:rsidRDefault="00E562C7">
    <w:pPr>
      <w:pStyle w:val="BodyText"/>
      <w:spacing w:line="14" w:lineRule="auto"/>
    </w:pPr>
    <w:r>
      <w:rPr>
        <w:noProof/>
      </w:rPr>
      <mc:AlternateContent>
        <mc:Choice Requires="wps">
          <w:drawing>
            <wp:anchor distT="0" distB="0" distL="114300" distR="114300" simplePos="0" relativeHeight="486996480" behindDoc="1" locked="0" layoutInCell="1" allowOverlap="1" wp14:anchorId="434F971C" wp14:editId="5CFDA452">
              <wp:simplePos x="0" y="0"/>
              <wp:positionH relativeFrom="page">
                <wp:posOffset>651510</wp:posOffset>
              </wp:positionH>
              <wp:positionV relativeFrom="page">
                <wp:posOffset>9575165</wp:posOffset>
              </wp:positionV>
              <wp:extent cx="6256655" cy="0"/>
              <wp:effectExtent l="0" t="0" r="17145" b="12700"/>
              <wp:wrapNone/>
              <wp:docPr id="89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56655" cy="0"/>
                      </a:xfrm>
                      <a:prstGeom prst="line">
                        <a:avLst/>
                      </a:prstGeom>
                      <a:noFill/>
                      <a:ln w="25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444EE" id="Line 102" o:spid="_x0000_s1026" style="position:absolute;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" strokeweight=".07019mm">
              <o:lock v:ext="edit" shapetype="f"/>
              <w10:wrap anchorx="page" anchory="page"/>
            </v:line>
          </w:pict>
        </mc:Fallback>
      </mc:AlternateContent>
    </w:r>
    <w:r>
      <w:rPr>
        <w:noProof/>
      </w:rPr>
      <mc:AlternateContent>
        <mc:Choice Requires="wps">
          <w:drawing>
            <wp:anchor distT="0" distB="0" distL="114300" distR="114300" simplePos="0" relativeHeight="486996992" behindDoc="1" locked="0" layoutInCell="1" allowOverlap="1" wp14:anchorId="330009CC" wp14:editId="05BDB147">
              <wp:simplePos x="0" y="0"/>
              <wp:positionH relativeFrom="page">
                <wp:posOffset>638810</wp:posOffset>
              </wp:positionH>
              <wp:positionV relativeFrom="page">
                <wp:posOffset>9586595</wp:posOffset>
              </wp:positionV>
              <wp:extent cx="2219325" cy="179070"/>
              <wp:effectExtent l="0" t="0" r="3175" b="11430"/>
              <wp:wrapNone/>
              <wp:docPr id="889"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93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85D85"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0009CC" id="_x0000_t202" coordsize="21600,21600" o:spt="202" path="m,l,21600r21600,l21600,xe">
              <v:stroke joinstyle="miter"/>
              <v:path gradientshapeok="t" o:connecttype="rect"/>
            </v:shapetype>
            <v:shape id="docshape42" o:spid="_x0000_s1030" type="#_x0000_t202" style="position:absolute;margin-left:50.3pt;margin-top:754.85pt;width:174.75pt;height:14.1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" filled="f" stroked="f">
              <v:path arrowok="t"/>
              <v:textbox inset="0,0,0,0">
                <w:txbxContent>
                  <w:p w14:paraId="39985D85"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v:textbox>
              <w10:wrap anchorx="page" anchory="page"/>
            </v:shape>
          </w:pict>
        </mc:Fallback>
      </mc:AlternateContent>
    </w:r>
    <w:r>
      <w:rPr>
        <w:noProof/>
      </w:rPr>
      <mc:AlternateContent>
        <mc:Choice Requires="wps">
          <w:drawing>
            <wp:anchor distT="0" distB="0" distL="114300" distR="114300" simplePos="0" relativeHeight="486997504" behindDoc="1" locked="0" layoutInCell="1" allowOverlap="1" wp14:anchorId="143D15BA" wp14:editId="27D18CAB">
              <wp:simplePos x="0" y="0"/>
              <wp:positionH relativeFrom="page">
                <wp:posOffset>6329045</wp:posOffset>
              </wp:positionH>
              <wp:positionV relativeFrom="page">
                <wp:posOffset>9599930</wp:posOffset>
              </wp:positionV>
              <wp:extent cx="592455" cy="165735"/>
              <wp:effectExtent l="0" t="0" r="4445" b="12065"/>
              <wp:wrapNone/>
              <wp:docPr id="888"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4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93ADF" w14:textId="77777777" w:rsidR="00982EA8" w:rsidRDefault="00000000">
                          <w:pPr>
                            <w:spacing w:before="14"/>
                            <w:ind w:left="20"/>
                            <w:rPr>
                              <w:rFonts w:ascii="Arial"/>
                              <w:sz w:val="18"/>
                            </w:rPr>
                          </w:pPr>
                          <w:r>
                            <w:rPr>
                              <w:rFonts w:ascii="Arial"/>
                              <w:sz w:val="18"/>
                            </w:rPr>
                            <w:t>Page</w:t>
                          </w:r>
                          <w:r>
                            <w:rPr>
                              <w:rFonts w:ascii="Arial"/>
                              <w:spacing w:val="-10"/>
                              <w:sz w:val="18"/>
                            </w:rPr>
                            <w:t xml:space="preserve"> </w:t>
                          </w:r>
                          <w:r>
                            <w:rPr>
                              <w:rFonts w:ascii="Arial"/>
                              <w:sz w:val="18"/>
                            </w:rPr>
                            <w:fldChar w:fldCharType="begin"/>
                          </w:r>
                          <w:r>
                            <w:rPr>
                              <w:rFonts w:ascii="Arial"/>
                              <w:sz w:val="18"/>
                            </w:rPr>
                            <w:instrText xml:space="preserve"> PAGE </w:instrText>
                          </w:r>
                          <w:r>
                            <w:rPr>
                              <w:rFonts w:ascii="Arial"/>
                              <w:sz w:val="18"/>
                            </w:rPr>
                            <w:fldChar w:fldCharType="separate"/>
                          </w:r>
                          <w:r>
                            <w:rPr>
                              <w:rFonts w:ascii="Arial"/>
                              <w:sz w:val="18"/>
                            </w:rPr>
                            <w:t>4</w:t>
                          </w:r>
                          <w:r>
                            <w:rPr>
                              <w:rFonts w:ascii="Arial"/>
                              <w:sz w:val="18"/>
                            </w:rPr>
                            <w:fldChar w:fldCharType="end"/>
                          </w:r>
                          <w:r>
                            <w:rPr>
                              <w:rFonts w:ascii="Arial"/>
                              <w:spacing w:val="-9"/>
                              <w:sz w:val="18"/>
                            </w:rPr>
                            <w:t xml:space="preserve"> </w:t>
                          </w:r>
                          <w:r>
                            <w:rPr>
                              <w:rFonts w:ascii="Arial"/>
                              <w:sz w:val="18"/>
                            </w:rPr>
                            <w:t>of</w:t>
                          </w:r>
                          <w:r>
                            <w:rPr>
                              <w:rFonts w:ascii="Arial"/>
                              <w:spacing w:val="-9"/>
                              <w:sz w:val="18"/>
                            </w:rPr>
                            <w:t xml:space="preserve"> </w:t>
                          </w:r>
                          <w:r>
                            <w:rPr>
                              <w:rFonts w:ascii="Arial"/>
                              <w:spacing w:val="-10"/>
                              <w:sz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D15BA" id="docshape43" o:spid="_x0000_s1031" type="#_x0000_t202" style="position:absolute;margin-left:498.35pt;margin-top:755.9pt;width:46.65pt;height:13.05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" filled="f" stroked="f">
              <v:path arrowok="t"/>
              <v:textbox inset="0,0,0,0">
                <w:txbxContent>
                  <w:p w14:paraId="6C293ADF" w14:textId="77777777" w:rsidR="00982EA8" w:rsidRDefault="00000000">
                    <w:pPr>
                      <w:spacing w:before="14"/>
                      <w:ind w:left="20"/>
                      <w:rPr>
                        <w:rFonts w:ascii="Arial"/>
                        <w:sz w:val="18"/>
                      </w:rPr>
                    </w:pPr>
                    <w:r>
                      <w:rPr>
                        <w:rFonts w:ascii="Arial"/>
                        <w:sz w:val="18"/>
                      </w:rPr>
                      <w:t>Page</w:t>
                    </w:r>
                    <w:r>
                      <w:rPr>
                        <w:rFonts w:ascii="Arial"/>
                        <w:spacing w:val="-10"/>
                        <w:sz w:val="18"/>
                      </w:rPr>
                      <w:t xml:space="preserve"> </w:t>
                    </w:r>
                    <w:r>
                      <w:rPr>
                        <w:rFonts w:ascii="Arial"/>
                        <w:sz w:val="18"/>
                      </w:rPr>
                      <w:fldChar w:fldCharType="begin"/>
                    </w:r>
                    <w:r>
                      <w:rPr>
                        <w:rFonts w:ascii="Arial"/>
                        <w:sz w:val="18"/>
                      </w:rPr>
                      <w:instrText xml:space="preserve"> PAGE </w:instrText>
                    </w:r>
                    <w:r>
                      <w:rPr>
                        <w:rFonts w:ascii="Arial"/>
                        <w:sz w:val="18"/>
                      </w:rPr>
                      <w:fldChar w:fldCharType="separate"/>
                    </w:r>
                    <w:r>
                      <w:rPr>
                        <w:rFonts w:ascii="Arial"/>
                        <w:sz w:val="18"/>
                      </w:rPr>
                      <w:t>4</w:t>
                    </w:r>
                    <w:r>
                      <w:rPr>
                        <w:rFonts w:ascii="Arial"/>
                        <w:sz w:val="18"/>
                      </w:rPr>
                      <w:fldChar w:fldCharType="end"/>
                    </w:r>
                    <w:r>
                      <w:rPr>
                        <w:rFonts w:ascii="Arial"/>
                        <w:spacing w:val="-9"/>
                        <w:sz w:val="18"/>
                      </w:rPr>
                      <w:t xml:space="preserve"> </w:t>
                    </w:r>
                    <w:r>
                      <w:rPr>
                        <w:rFonts w:ascii="Arial"/>
                        <w:sz w:val="18"/>
                      </w:rPr>
                      <w:t>of</w:t>
                    </w:r>
                    <w:r>
                      <w:rPr>
                        <w:rFonts w:ascii="Arial"/>
                        <w:spacing w:val="-9"/>
                        <w:sz w:val="18"/>
                      </w:rPr>
                      <w:t xml:space="preserve"> </w:t>
                    </w:r>
                    <w:r>
                      <w:rPr>
                        <w:rFonts w:ascii="Arial"/>
                        <w:spacing w:val="-10"/>
                        <w:sz w:val="18"/>
                      </w:rPr>
                      <w:t>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0C92" w14:textId="77777777" w:rsidR="00982EA8" w:rsidRDefault="00E562C7">
    <w:pPr>
      <w:pStyle w:val="BodyText"/>
      <w:spacing w:line="14" w:lineRule="auto"/>
    </w:pPr>
    <w:r>
      <w:rPr>
        <w:noProof/>
      </w:rPr>
      <mc:AlternateContent>
        <mc:Choice Requires="wps">
          <w:drawing>
            <wp:anchor distT="0" distB="0" distL="114300" distR="114300" simplePos="0" relativeHeight="486994944" behindDoc="1" locked="0" layoutInCell="1" allowOverlap="1" wp14:anchorId="18AC70CA" wp14:editId="465EBEC9">
              <wp:simplePos x="0" y="0"/>
              <wp:positionH relativeFrom="page">
                <wp:posOffset>651510</wp:posOffset>
              </wp:positionH>
              <wp:positionV relativeFrom="page">
                <wp:posOffset>9575165</wp:posOffset>
              </wp:positionV>
              <wp:extent cx="6256655" cy="0"/>
              <wp:effectExtent l="0" t="0" r="17145" b="12700"/>
              <wp:wrapNone/>
              <wp:docPr id="88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56655" cy="0"/>
                      </a:xfrm>
                      <a:prstGeom prst="line">
                        <a:avLst/>
                      </a:prstGeom>
                      <a:noFill/>
                      <a:ln w="25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3E2E0" id="Line 99" o:spid="_x0000_s1026" style="position:absolute;z-index:-163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pt,753.95pt" to="543.95pt,7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" strokeweight=".07019mm">
              <o:lock v:ext="edit" shapetype="f"/>
              <w10:wrap anchorx="page" anchory="page"/>
            </v:line>
          </w:pict>
        </mc:Fallback>
      </mc:AlternateContent>
    </w:r>
    <w:r>
      <w:rPr>
        <w:noProof/>
      </w:rPr>
      <mc:AlternateContent>
        <mc:Choice Requires="wps">
          <w:drawing>
            <wp:anchor distT="0" distB="0" distL="114300" distR="114300" simplePos="0" relativeHeight="486995456" behindDoc="1" locked="0" layoutInCell="1" allowOverlap="1" wp14:anchorId="4CBFEE4A" wp14:editId="30C924F0">
              <wp:simplePos x="0" y="0"/>
              <wp:positionH relativeFrom="page">
                <wp:posOffset>638810</wp:posOffset>
              </wp:positionH>
              <wp:positionV relativeFrom="page">
                <wp:posOffset>9586595</wp:posOffset>
              </wp:positionV>
              <wp:extent cx="2219325" cy="179070"/>
              <wp:effectExtent l="0" t="0" r="3175" b="11430"/>
              <wp:wrapNone/>
              <wp:docPr id="886"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93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418E2"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FEE4A" id="_x0000_t202" coordsize="21600,21600" o:spt="202" path="m,l,21600r21600,l21600,xe">
              <v:stroke joinstyle="miter"/>
              <v:path gradientshapeok="t" o:connecttype="rect"/>
            </v:shapetype>
            <v:shape id="docshape40" o:spid="_x0000_s1032" type="#_x0000_t202" style="position:absolute;margin-left:50.3pt;margin-top:754.85pt;width:174.75pt;height:14.1pt;z-index:-163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" filled="f" stroked="f">
              <v:path arrowok="t"/>
              <v:textbox inset="0,0,0,0">
                <w:txbxContent>
                  <w:p w14:paraId="671418E2" w14:textId="77777777" w:rsidR="00982EA8" w:rsidRDefault="00000000">
                    <w:pPr>
                      <w:spacing w:before="13" w:line="267" w:lineRule="exact"/>
                      <w:ind w:left="20"/>
                      <w:rPr>
                        <w:i/>
                        <w:sz w:val="18"/>
                      </w:rPr>
                    </w:pPr>
                    <w:r>
                      <w:rPr>
                        <w:rFonts w:ascii="Arial"/>
                        <w:sz w:val="18"/>
                      </w:rPr>
                      <w:t>HE</w:t>
                    </w:r>
                    <w:r>
                      <w:rPr>
                        <w:rFonts w:ascii="Arial"/>
                        <w:spacing w:val="-1"/>
                        <w:sz w:val="18"/>
                      </w:rPr>
                      <w:t xml:space="preserve"> </w:t>
                    </w:r>
                    <w:proofErr w:type="spellStart"/>
                    <w:r>
                      <w:rPr>
                        <w:rFonts w:ascii="Arial"/>
                        <w:sz w:val="18"/>
                      </w:rPr>
                      <w:t>Birge</w:t>
                    </w:r>
                    <w:proofErr w:type="spellEnd"/>
                    <w:r>
                      <w:rPr>
                        <w:rFonts w:ascii="Arial"/>
                        <w:sz w:val="18"/>
                      </w:rPr>
                      <w:t xml:space="preserve"> et al.:</w:t>
                    </w:r>
                    <w:r>
                      <w:rPr>
                        <w:rFonts w:ascii="Arial"/>
                        <w:spacing w:val="18"/>
                        <w:sz w:val="18"/>
                      </w:rPr>
                      <w:t xml:space="preserve"> </w:t>
                    </w:r>
                    <w:r>
                      <w:rPr>
                        <w:i/>
                        <w:sz w:val="18"/>
                      </w:rPr>
                      <w:t>Preprint</w:t>
                    </w:r>
                    <w:r>
                      <w:rPr>
                        <w:i/>
                        <w:spacing w:val="-9"/>
                        <w:sz w:val="18"/>
                      </w:rPr>
                      <w:t xml:space="preserve"> </w:t>
                    </w:r>
                    <w:r>
                      <w:rPr>
                        <w:i/>
                        <w:sz w:val="18"/>
                      </w:rPr>
                      <w:t>submitted</w:t>
                    </w:r>
                    <w:r>
                      <w:rPr>
                        <w:i/>
                        <w:spacing w:val="-9"/>
                        <w:sz w:val="18"/>
                      </w:rPr>
                      <w:t xml:space="preserve"> </w:t>
                    </w:r>
                    <w:r>
                      <w:rPr>
                        <w:i/>
                        <w:sz w:val="18"/>
                      </w:rPr>
                      <w:t>to</w:t>
                    </w:r>
                    <w:r>
                      <w:rPr>
                        <w:i/>
                        <w:spacing w:val="-9"/>
                        <w:sz w:val="18"/>
                      </w:rPr>
                      <w:t xml:space="preserve"> </w:t>
                    </w:r>
                    <w:r>
                      <w:rPr>
                        <w:i/>
                        <w:spacing w:val="-2"/>
                        <w:sz w:val="18"/>
                      </w:rPr>
                      <w:t>Elsevier</w:t>
                    </w:r>
                  </w:p>
                </w:txbxContent>
              </v:textbox>
              <w10:wrap anchorx="page" anchory="page"/>
            </v:shape>
          </w:pict>
        </mc:Fallback>
      </mc:AlternateContent>
    </w:r>
    <w:r>
      <w:rPr>
        <w:noProof/>
      </w:rPr>
      <mc:AlternateContent>
        <mc:Choice Requires="wps">
          <w:drawing>
            <wp:anchor distT="0" distB="0" distL="114300" distR="114300" simplePos="0" relativeHeight="486995968" behindDoc="1" locked="0" layoutInCell="1" allowOverlap="1" wp14:anchorId="6B0AD25D" wp14:editId="7BF8046F">
              <wp:simplePos x="0" y="0"/>
              <wp:positionH relativeFrom="page">
                <wp:posOffset>6329045</wp:posOffset>
              </wp:positionH>
              <wp:positionV relativeFrom="page">
                <wp:posOffset>9599930</wp:posOffset>
              </wp:positionV>
              <wp:extent cx="592455" cy="165735"/>
              <wp:effectExtent l="0" t="0" r="4445" b="12065"/>
              <wp:wrapNone/>
              <wp:docPr id="885"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4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E52E4" w14:textId="77777777" w:rsidR="00982EA8" w:rsidRDefault="00000000">
                          <w:pPr>
                            <w:spacing w:before="14"/>
                            <w:ind w:left="20"/>
                            <w:rPr>
                              <w:rFonts w:ascii="Arial"/>
                              <w:sz w:val="18"/>
                            </w:rPr>
                          </w:pPr>
                          <w:r>
                            <w:rPr>
                              <w:rFonts w:ascii="Arial"/>
                              <w:sz w:val="18"/>
                            </w:rPr>
                            <w:t>Page</w:t>
                          </w:r>
                          <w:r>
                            <w:rPr>
                              <w:rFonts w:ascii="Arial"/>
                              <w:spacing w:val="-10"/>
                              <w:sz w:val="18"/>
                            </w:rPr>
                            <w:t xml:space="preserve"> </w:t>
                          </w:r>
                          <w:r>
                            <w:rPr>
                              <w:rFonts w:ascii="Arial"/>
                              <w:sz w:val="18"/>
                            </w:rPr>
                            <w:fldChar w:fldCharType="begin"/>
                          </w:r>
                          <w:r>
                            <w:rPr>
                              <w:rFonts w:ascii="Arial"/>
                              <w:sz w:val="18"/>
                            </w:rPr>
                            <w:instrText xml:space="preserve"> PAGE </w:instrText>
                          </w:r>
                          <w:r>
                            <w:rPr>
                              <w:rFonts w:ascii="Arial"/>
                              <w:sz w:val="18"/>
                            </w:rPr>
                            <w:fldChar w:fldCharType="separate"/>
                          </w:r>
                          <w:r>
                            <w:rPr>
                              <w:rFonts w:ascii="Arial"/>
                              <w:sz w:val="18"/>
                            </w:rPr>
                            <w:t>3</w:t>
                          </w:r>
                          <w:r>
                            <w:rPr>
                              <w:rFonts w:ascii="Arial"/>
                              <w:sz w:val="18"/>
                            </w:rPr>
                            <w:fldChar w:fldCharType="end"/>
                          </w:r>
                          <w:r>
                            <w:rPr>
                              <w:rFonts w:ascii="Arial"/>
                              <w:spacing w:val="-9"/>
                              <w:sz w:val="18"/>
                            </w:rPr>
                            <w:t xml:space="preserve"> </w:t>
                          </w:r>
                          <w:r>
                            <w:rPr>
                              <w:rFonts w:ascii="Arial"/>
                              <w:sz w:val="18"/>
                            </w:rPr>
                            <w:t>of</w:t>
                          </w:r>
                          <w:r>
                            <w:rPr>
                              <w:rFonts w:ascii="Arial"/>
                              <w:spacing w:val="-9"/>
                              <w:sz w:val="18"/>
                            </w:rPr>
                            <w:t xml:space="preserve"> </w:t>
                          </w:r>
                          <w:r>
                            <w:rPr>
                              <w:rFonts w:ascii="Arial"/>
                              <w:spacing w:val="-10"/>
                              <w:sz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AD25D" id="docshape41" o:spid="_x0000_s1033" type="#_x0000_t202" style="position:absolute;margin-left:498.35pt;margin-top:755.9pt;width:46.65pt;height:13.05pt;z-index:-163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" filled="f" stroked="f">
              <v:path arrowok="t"/>
              <v:textbox inset="0,0,0,0">
                <w:txbxContent>
                  <w:p w14:paraId="1AEE52E4" w14:textId="77777777" w:rsidR="00982EA8" w:rsidRDefault="00000000">
                    <w:pPr>
                      <w:spacing w:before="14"/>
                      <w:ind w:left="20"/>
                      <w:rPr>
                        <w:rFonts w:ascii="Arial"/>
                        <w:sz w:val="18"/>
                      </w:rPr>
                    </w:pPr>
                    <w:r>
                      <w:rPr>
                        <w:rFonts w:ascii="Arial"/>
                        <w:sz w:val="18"/>
                      </w:rPr>
                      <w:t>Page</w:t>
                    </w:r>
                    <w:r>
                      <w:rPr>
                        <w:rFonts w:ascii="Arial"/>
                        <w:spacing w:val="-10"/>
                        <w:sz w:val="18"/>
                      </w:rPr>
                      <w:t xml:space="preserve"> </w:t>
                    </w:r>
                    <w:r>
                      <w:rPr>
                        <w:rFonts w:ascii="Arial"/>
                        <w:sz w:val="18"/>
                      </w:rPr>
                      <w:fldChar w:fldCharType="begin"/>
                    </w:r>
                    <w:r>
                      <w:rPr>
                        <w:rFonts w:ascii="Arial"/>
                        <w:sz w:val="18"/>
                      </w:rPr>
                      <w:instrText xml:space="preserve"> PAGE </w:instrText>
                    </w:r>
                    <w:r>
                      <w:rPr>
                        <w:rFonts w:ascii="Arial"/>
                        <w:sz w:val="18"/>
                      </w:rPr>
                      <w:fldChar w:fldCharType="separate"/>
                    </w:r>
                    <w:r>
                      <w:rPr>
                        <w:rFonts w:ascii="Arial"/>
                        <w:sz w:val="18"/>
                      </w:rPr>
                      <w:t>3</w:t>
                    </w:r>
                    <w:r>
                      <w:rPr>
                        <w:rFonts w:ascii="Arial"/>
                        <w:sz w:val="18"/>
                      </w:rPr>
                      <w:fldChar w:fldCharType="end"/>
                    </w:r>
                    <w:r>
                      <w:rPr>
                        <w:rFonts w:ascii="Arial"/>
                        <w:spacing w:val="-9"/>
                        <w:sz w:val="18"/>
                      </w:rPr>
                      <w:t xml:space="preserve"> </w:t>
                    </w:r>
                    <w:r>
                      <w:rPr>
                        <w:rFonts w:ascii="Arial"/>
                        <w:sz w:val="18"/>
                      </w:rPr>
                      <w:t>of</w:t>
                    </w:r>
                    <w:r>
                      <w:rPr>
                        <w:rFonts w:ascii="Arial"/>
                        <w:spacing w:val="-9"/>
                        <w:sz w:val="18"/>
                      </w:rPr>
                      <w:t xml:space="preserve"> </w:t>
                    </w:r>
                    <w:r>
                      <w:rPr>
                        <w:rFonts w:ascii="Arial"/>
                        <w:spacing w:val="-10"/>
                        <w:sz w:val="18"/>
                      </w:rPr>
                      <w:t>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D99E0" w14:textId="77777777" w:rsidR="00BB47FC" w:rsidRDefault="00BB47FC">
      <w:r>
        <w:separator/>
      </w:r>
    </w:p>
  </w:footnote>
  <w:footnote w:type="continuationSeparator" w:id="0">
    <w:p w14:paraId="46B25C62" w14:textId="77777777" w:rsidR="00BB47FC" w:rsidRDefault="00BB4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02EEB"/>
    <w:multiLevelType w:val="hybridMultilevel"/>
    <w:tmpl w:val="616CF078"/>
    <w:lvl w:ilvl="0" w:tplc="C688DEE6">
      <w:numFmt w:val="bullet"/>
      <w:lvlText w:val="•"/>
      <w:lvlJc w:val="left"/>
      <w:pPr>
        <w:ind w:left="96" w:hanging="97"/>
      </w:pPr>
      <w:rPr>
        <w:rFonts w:ascii="Arial" w:eastAsia="Arial" w:hAnsi="Arial" w:cs="Arial" w:hint="default"/>
        <w:b w:val="0"/>
        <w:bCs w:val="0"/>
        <w:i w:val="0"/>
        <w:iCs w:val="0"/>
        <w:w w:val="98"/>
        <w:sz w:val="7"/>
        <w:szCs w:val="7"/>
        <w:lang w:val="en-US" w:eastAsia="en-US" w:bidi="ar-SA"/>
      </w:rPr>
    </w:lvl>
    <w:lvl w:ilvl="1" w:tplc="B7D63782">
      <w:numFmt w:val="bullet"/>
      <w:lvlText w:val="•"/>
      <w:lvlJc w:val="left"/>
      <w:pPr>
        <w:ind w:left="162" w:hanging="97"/>
      </w:pPr>
      <w:rPr>
        <w:rFonts w:hint="default"/>
        <w:lang w:val="en-US" w:eastAsia="en-US" w:bidi="ar-SA"/>
      </w:rPr>
    </w:lvl>
    <w:lvl w:ilvl="2" w:tplc="068C9BF6">
      <w:numFmt w:val="bullet"/>
      <w:lvlText w:val="•"/>
      <w:lvlJc w:val="left"/>
      <w:pPr>
        <w:ind w:left="225" w:hanging="97"/>
      </w:pPr>
      <w:rPr>
        <w:rFonts w:hint="default"/>
        <w:lang w:val="en-US" w:eastAsia="en-US" w:bidi="ar-SA"/>
      </w:rPr>
    </w:lvl>
    <w:lvl w:ilvl="3" w:tplc="DB087128">
      <w:numFmt w:val="bullet"/>
      <w:lvlText w:val="•"/>
      <w:lvlJc w:val="left"/>
      <w:pPr>
        <w:ind w:left="287" w:hanging="97"/>
      </w:pPr>
      <w:rPr>
        <w:rFonts w:hint="default"/>
        <w:lang w:val="en-US" w:eastAsia="en-US" w:bidi="ar-SA"/>
      </w:rPr>
    </w:lvl>
    <w:lvl w:ilvl="4" w:tplc="A4CCA8CA">
      <w:numFmt w:val="bullet"/>
      <w:lvlText w:val="•"/>
      <w:lvlJc w:val="left"/>
      <w:pPr>
        <w:ind w:left="350" w:hanging="97"/>
      </w:pPr>
      <w:rPr>
        <w:rFonts w:hint="default"/>
        <w:lang w:val="en-US" w:eastAsia="en-US" w:bidi="ar-SA"/>
      </w:rPr>
    </w:lvl>
    <w:lvl w:ilvl="5" w:tplc="E9A2809A">
      <w:numFmt w:val="bullet"/>
      <w:lvlText w:val="•"/>
      <w:lvlJc w:val="left"/>
      <w:pPr>
        <w:ind w:left="413" w:hanging="97"/>
      </w:pPr>
      <w:rPr>
        <w:rFonts w:hint="default"/>
        <w:lang w:val="en-US" w:eastAsia="en-US" w:bidi="ar-SA"/>
      </w:rPr>
    </w:lvl>
    <w:lvl w:ilvl="6" w:tplc="31389FBA">
      <w:numFmt w:val="bullet"/>
      <w:lvlText w:val="•"/>
      <w:lvlJc w:val="left"/>
      <w:pPr>
        <w:ind w:left="475" w:hanging="97"/>
      </w:pPr>
      <w:rPr>
        <w:rFonts w:hint="default"/>
        <w:lang w:val="en-US" w:eastAsia="en-US" w:bidi="ar-SA"/>
      </w:rPr>
    </w:lvl>
    <w:lvl w:ilvl="7" w:tplc="1A14DCC6">
      <w:numFmt w:val="bullet"/>
      <w:lvlText w:val="•"/>
      <w:lvlJc w:val="left"/>
      <w:pPr>
        <w:ind w:left="538" w:hanging="97"/>
      </w:pPr>
      <w:rPr>
        <w:rFonts w:hint="default"/>
        <w:lang w:val="en-US" w:eastAsia="en-US" w:bidi="ar-SA"/>
      </w:rPr>
    </w:lvl>
    <w:lvl w:ilvl="8" w:tplc="249C01F0">
      <w:numFmt w:val="bullet"/>
      <w:lvlText w:val="•"/>
      <w:lvlJc w:val="left"/>
      <w:pPr>
        <w:ind w:left="601" w:hanging="97"/>
      </w:pPr>
      <w:rPr>
        <w:rFonts w:hint="default"/>
        <w:lang w:val="en-US" w:eastAsia="en-US" w:bidi="ar-SA"/>
      </w:rPr>
    </w:lvl>
  </w:abstractNum>
  <w:abstractNum w:abstractNumId="1" w15:restartNumberingAfterBreak="0">
    <w:nsid w:val="46FE315A"/>
    <w:multiLevelType w:val="hybridMultilevel"/>
    <w:tmpl w:val="0242F990"/>
    <w:lvl w:ilvl="0" w:tplc="90EE79B6">
      <w:start w:val="1"/>
      <w:numFmt w:val="decimal"/>
      <w:lvlText w:val="%1."/>
      <w:lvlJc w:val="left"/>
      <w:pPr>
        <w:ind w:left="405" w:hanging="299"/>
        <w:jc w:val="left"/>
      </w:pPr>
      <w:rPr>
        <w:rFonts w:ascii="STIXGeneral" w:eastAsia="STIXGeneral" w:hAnsi="STIXGeneral" w:cs="STIXGeneral" w:hint="default"/>
        <w:b/>
        <w:bCs/>
        <w:i w:val="0"/>
        <w:iCs w:val="0"/>
        <w:w w:val="99"/>
        <w:sz w:val="24"/>
        <w:szCs w:val="24"/>
        <w:lang w:val="en-US" w:eastAsia="en-US" w:bidi="ar-SA"/>
      </w:rPr>
    </w:lvl>
    <w:lvl w:ilvl="1" w:tplc="C5C6D05A">
      <w:numFmt w:val="bullet"/>
      <w:lvlText w:val="•"/>
      <w:lvlJc w:val="left"/>
      <w:pPr>
        <w:ind w:left="861" w:hanging="299"/>
      </w:pPr>
      <w:rPr>
        <w:rFonts w:hint="default"/>
        <w:lang w:val="en-US" w:eastAsia="en-US" w:bidi="ar-SA"/>
      </w:rPr>
    </w:lvl>
    <w:lvl w:ilvl="2" w:tplc="C488393C">
      <w:numFmt w:val="bullet"/>
      <w:lvlText w:val="•"/>
      <w:lvlJc w:val="left"/>
      <w:pPr>
        <w:ind w:left="1323" w:hanging="299"/>
      </w:pPr>
      <w:rPr>
        <w:rFonts w:hint="default"/>
        <w:lang w:val="en-US" w:eastAsia="en-US" w:bidi="ar-SA"/>
      </w:rPr>
    </w:lvl>
    <w:lvl w:ilvl="3" w:tplc="1A185FA8">
      <w:numFmt w:val="bullet"/>
      <w:lvlText w:val="•"/>
      <w:lvlJc w:val="left"/>
      <w:pPr>
        <w:ind w:left="1784" w:hanging="299"/>
      </w:pPr>
      <w:rPr>
        <w:rFonts w:hint="default"/>
        <w:lang w:val="en-US" w:eastAsia="en-US" w:bidi="ar-SA"/>
      </w:rPr>
    </w:lvl>
    <w:lvl w:ilvl="4" w:tplc="08C8433E">
      <w:numFmt w:val="bullet"/>
      <w:lvlText w:val="•"/>
      <w:lvlJc w:val="left"/>
      <w:pPr>
        <w:ind w:left="2246" w:hanging="299"/>
      </w:pPr>
      <w:rPr>
        <w:rFonts w:hint="default"/>
        <w:lang w:val="en-US" w:eastAsia="en-US" w:bidi="ar-SA"/>
      </w:rPr>
    </w:lvl>
    <w:lvl w:ilvl="5" w:tplc="0D2A67B4">
      <w:numFmt w:val="bullet"/>
      <w:lvlText w:val="•"/>
      <w:lvlJc w:val="left"/>
      <w:pPr>
        <w:ind w:left="2707" w:hanging="299"/>
      </w:pPr>
      <w:rPr>
        <w:rFonts w:hint="default"/>
        <w:lang w:val="en-US" w:eastAsia="en-US" w:bidi="ar-SA"/>
      </w:rPr>
    </w:lvl>
    <w:lvl w:ilvl="6" w:tplc="E50C80DA">
      <w:numFmt w:val="bullet"/>
      <w:lvlText w:val="•"/>
      <w:lvlJc w:val="left"/>
      <w:pPr>
        <w:ind w:left="3169" w:hanging="299"/>
      </w:pPr>
      <w:rPr>
        <w:rFonts w:hint="default"/>
        <w:lang w:val="en-US" w:eastAsia="en-US" w:bidi="ar-SA"/>
      </w:rPr>
    </w:lvl>
    <w:lvl w:ilvl="7" w:tplc="B3A69462">
      <w:numFmt w:val="bullet"/>
      <w:lvlText w:val="•"/>
      <w:lvlJc w:val="left"/>
      <w:pPr>
        <w:ind w:left="3630" w:hanging="299"/>
      </w:pPr>
      <w:rPr>
        <w:rFonts w:hint="default"/>
        <w:lang w:val="en-US" w:eastAsia="en-US" w:bidi="ar-SA"/>
      </w:rPr>
    </w:lvl>
    <w:lvl w:ilvl="8" w:tplc="0746876C">
      <w:numFmt w:val="bullet"/>
      <w:lvlText w:val="•"/>
      <w:lvlJc w:val="left"/>
      <w:pPr>
        <w:ind w:left="4092" w:hanging="299"/>
      </w:pPr>
      <w:rPr>
        <w:rFonts w:hint="default"/>
        <w:lang w:val="en-US" w:eastAsia="en-US" w:bidi="ar-SA"/>
      </w:rPr>
    </w:lvl>
  </w:abstractNum>
  <w:abstractNum w:abstractNumId="2" w15:restartNumberingAfterBreak="0">
    <w:nsid w:val="58032130"/>
    <w:multiLevelType w:val="hybridMultilevel"/>
    <w:tmpl w:val="D4ECE1B0"/>
    <w:lvl w:ilvl="0" w:tplc="CBDC5B32">
      <w:numFmt w:val="bullet"/>
      <w:lvlText w:val="•"/>
      <w:lvlJc w:val="left"/>
      <w:pPr>
        <w:ind w:left="604" w:hanging="204"/>
      </w:pPr>
      <w:rPr>
        <w:rFonts w:ascii="STIXGeneral" w:eastAsia="STIXGeneral" w:hAnsi="STIXGeneral" w:cs="STIXGeneral" w:hint="default"/>
        <w:b w:val="0"/>
        <w:bCs w:val="0"/>
        <w:i w:val="0"/>
        <w:iCs w:val="0"/>
        <w:w w:val="99"/>
        <w:sz w:val="20"/>
        <w:szCs w:val="20"/>
        <w:lang w:val="en-US" w:eastAsia="en-US" w:bidi="ar-SA"/>
      </w:rPr>
    </w:lvl>
    <w:lvl w:ilvl="1" w:tplc="18F84DD0">
      <w:numFmt w:val="bullet"/>
      <w:lvlText w:val="•"/>
      <w:lvlJc w:val="left"/>
      <w:pPr>
        <w:ind w:left="1560" w:hanging="204"/>
      </w:pPr>
      <w:rPr>
        <w:rFonts w:hint="default"/>
        <w:lang w:val="en-US" w:eastAsia="en-US" w:bidi="ar-SA"/>
      </w:rPr>
    </w:lvl>
    <w:lvl w:ilvl="2" w:tplc="9CDE8FAA">
      <w:numFmt w:val="bullet"/>
      <w:lvlText w:val="•"/>
      <w:lvlJc w:val="left"/>
      <w:pPr>
        <w:ind w:left="2521" w:hanging="204"/>
      </w:pPr>
      <w:rPr>
        <w:rFonts w:hint="default"/>
        <w:lang w:val="en-US" w:eastAsia="en-US" w:bidi="ar-SA"/>
      </w:rPr>
    </w:lvl>
    <w:lvl w:ilvl="3" w:tplc="19428042">
      <w:numFmt w:val="bullet"/>
      <w:lvlText w:val="•"/>
      <w:lvlJc w:val="left"/>
      <w:pPr>
        <w:ind w:left="3481" w:hanging="204"/>
      </w:pPr>
      <w:rPr>
        <w:rFonts w:hint="default"/>
        <w:lang w:val="en-US" w:eastAsia="en-US" w:bidi="ar-SA"/>
      </w:rPr>
    </w:lvl>
    <w:lvl w:ilvl="4" w:tplc="09846C60">
      <w:numFmt w:val="bullet"/>
      <w:lvlText w:val="•"/>
      <w:lvlJc w:val="left"/>
      <w:pPr>
        <w:ind w:left="4442" w:hanging="204"/>
      </w:pPr>
      <w:rPr>
        <w:rFonts w:hint="default"/>
        <w:lang w:val="en-US" w:eastAsia="en-US" w:bidi="ar-SA"/>
      </w:rPr>
    </w:lvl>
    <w:lvl w:ilvl="5" w:tplc="1EB66EDE">
      <w:numFmt w:val="bullet"/>
      <w:lvlText w:val="•"/>
      <w:lvlJc w:val="left"/>
      <w:pPr>
        <w:ind w:left="5402" w:hanging="204"/>
      </w:pPr>
      <w:rPr>
        <w:rFonts w:hint="default"/>
        <w:lang w:val="en-US" w:eastAsia="en-US" w:bidi="ar-SA"/>
      </w:rPr>
    </w:lvl>
    <w:lvl w:ilvl="6" w:tplc="BE30CC3A">
      <w:numFmt w:val="bullet"/>
      <w:lvlText w:val="•"/>
      <w:lvlJc w:val="left"/>
      <w:pPr>
        <w:ind w:left="6363" w:hanging="204"/>
      </w:pPr>
      <w:rPr>
        <w:rFonts w:hint="default"/>
        <w:lang w:val="en-US" w:eastAsia="en-US" w:bidi="ar-SA"/>
      </w:rPr>
    </w:lvl>
    <w:lvl w:ilvl="7" w:tplc="8CA88888">
      <w:numFmt w:val="bullet"/>
      <w:lvlText w:val="•"/>
      <w:lvlJc w:val="left"/>
      <w:pPr>
        <w:ind w:left="7323" w:hanging="204"/>
      </w:pPr>
      <w:rPr>
        <w:rFonts w:hint="default"/>
        <w:lang w:val="en-US" w:eastAsia="en-US" w:bidi="ar-SA"/>
      </w:rPr>
    </w:lvl>
    <w:lvl w:ilvl="8" w:tplc="4DD8AA4E">
      <w:numFmt w:val="bullet"/>
      <w:lvlText w:val="•"/>
      <w:lvlJc w:val="left"/>
      <w:pPr>
        <w:ind w:left="8284" w:hanging="204"/>
      </w:pPr>
      <w:rPr>
        <w:rFonts w:hint="default"/>
        <w:lang w:val="en-US" w:eastAsia="en-US" w:bidi="ar-SA"/>
      </w:rPr>
    </w:lvl>
  </w:abstractNum>
  <w:abstractNum w:abstractNumId="3" w15:restartNumberingAfterBreak="0">
    <w:nsid w:val="5AAE1789"/>
    <w:multiLevelType w:val="hybridMultilevel"/>
    <w:tmpl w:val="41723BA8"/>
    <w:lvl w:ilvl="0" w:tplc="1CE267A4">
      <w:numFmt w:val="bullet"/>
      <w:lvlText w:val="•"/>
      <w:lvlJc w:val="left"/>
      <w:pPr>
        <w:ind w:left="96" w:hanging="97"/>
      </w:pPr>
      <w:rPr>
        <w:rFonts w:ascii="Arial" w:eastAsia="Arial" w:hAnsi="Arial" w:cs="Arial" w:hint="default"/>
        <w:b w:val="0"/>
        <w:bCs w:val="0"/>
        <w:i w:val="0"/>
        <w:iCs w:val="0"/>
        <w:w w:val="98"/>
        <w:sz w:val="7"/>
        <w:szCs w:val="7"/>
        <w:lang w:val="en-US" w:eastAsia="en-US" w:bidi="ar-SA"/>
      </w:rPr>
    </w:lvl>
    <w:lvl w:ilvl="1" w:tplc="8D161536">
      <w:numFmt w:val="bullet"/>
      <w:lvlText w:val="•"/>
      <w:lvlJc w:val="left"/>
      <w:pPr>
        <w:ind w:left="171" w:hanging="97"/>
      </w:pPr>
      <w:rPr>
        <w:rFonts w:hint="default"/>
        <w:lang w:val="en-US" w:eastAsia="en-US" w:bidi="ar-SA"/>
      </w:rPr>
    </w:lvl>
    <w:lvl w:ilvl="2" w:tplc="26260CF8">
      <w:numFmt w:val="bullet"/>
      <w:lvlText w:val="•"/>
      <w:lvlJc w:val="left"/>
      <w:pPr>
        <w:ind w:left="243" w:hanging="97"/>
      </w:pPr>
      <w:rPr>
        <w:rFonts w:hint="default"/>
        <w:lang w:val="en-US" w:eastAsia="en-US" w:bidi="ar-SA"/>
      </w:rPr>
    </w:lvl>
    <w:lvl w:ilvl="3" w:tplc="066CAC5C">
      <w:numFmt w:val="bullet"/>
      <w:lvlText w:val="•"/>
      <w:lvlJc w:val="left"/>
      <w:pPr>
        <w:ind w:left="314" w:hanging="97"/>
      </w:pPr>
      <w:rPr>
        <w:rFonts w:hint="default"/>
        <w:lang w:val="en-US" w:eastAsia="en-US" w:bidi="ar-SA"/>
      </w:rPr>
    </w:lvl>
    <w:lvl w:ilvl="4" w:tplc="E47E5FFA">
      <w:numFmt w:val="bullet"/>
      <w:lvlText w:val="•"/>
      <w:lvlJc w:val="left"/>
      <w:pPr>
        <w:ind w:left="386" w:hanging="97"/>
      </w:pPr>
      <w:rPr>
        <w:rFonts w:hint="default"/>
        <w:lang w:val="en-US" w:eastAsia="en-US" w:bidi="ar-SA"/>
      </w:rPr>
    </w:lvl>
    <w:lvl w:ilvl="5" w:tplc="98DA7822">
      <w:numFmt w:val="bullet"/>
      <w:lvlText w:val="•"/>
      <w:lvlJc w:val="left"/>
      <w:pPr>
        <w:ind w:left="458" w:hanging="97"/>
      </w:pPr>
      <w:rPr>
        <w:rFonts w:hint="default"/>
        <w:lang w:val="en-US" w:eastAsia="en-US" w:bidi="ar-SA"/>
      </w:rPr>
    </w:lvl>
    <w:lvl w:ilvl="6" w:tplc="3DA09FC6">
      <w:numFmt w:val="bullet"/>
      <w:lvlText w:val="•"/>
      <w:lvlJc w:val="left"/>
      <w:pPr>
        <w:ind w:left="529" w:hanging="97"/>
      </w:pPr>
      <w:rPr>
        <w:rFonts w:hint="default"/>
        <w:lang w:val="en-US" w:eastAsia="en-US" w:bidi="ar-SA"/>
      </w:rPr>
    </w:lvl>
    <w:lvl w:ilvl="7" w:tplc="21507960">
      <w:numFmt w:val="bullet"/>
      <w:lvlText w:val="•"/>
      <w:lvlJc w:val="left"/>
      <w:pPr>
        <w:ind w:left="601" w:hanging="97"/>
      </w:pPr>
      <w:rPr>
        <w:rFonts w:hint="default"/>
        <w:lang w:val="en-US" w:eastAsia="en-US" w:bidi="ar-SA"/>
      </w:rPr>
    </w:lvl>
    <w:lvl w:ilvl="8" w:tplc="CDD4E722">
      <w:numFmt w:val="bullet"/>
      <w:lvlText w:val="•"/>
      <w:lvlJc w:val="left"/>
      <w:pPr>
        <w:ind w:left="673" w:hanging="97"/>
      </w:pPr>
      <w:rPr>
        <w:rFonts w:hint="default"/>
        <w:lang w:val="en-US" w:eastAsia="en-US" w:bidi="ar-SA"/>
      </w:rPr>
    </w:lvl>
  </w:abstractNum>
  <w:abstractNum w:abstractNumId="4" w15:restartNumberingAfterBreak="0">
    <w:nsid w:val="62D3111D"/>
    <w:multiLevelType w:val="hybridMultilevel"/>
    <w:tmpl w:val="7BAE35A2"/>
    <w:lvl w:ilvl="0" w:tplc="D1788ED0">
      <w:numFmt w:val="bullet"/>
      <w:lvlText w:val="•"/>
      <w:lvlJc w:val="left"/>
      <w:pPr>
        <w:ind w:left="96" w:hanging="97"/>
      </w:pPr>
      <w:rPr>
        <w:rFonts w:ascii="Arial" w:eastAsia="Arial" w:hAnsi="Arial" w:cs="Arial" w:hint="default"/>
        <w:w w:val="98"/>
        <w:lang w:val="en-US" w:eastAsia="en-US" w:bidi="ar-SA"/>
      </w:rPr>
    </w:lvl>
    <w:lvl w:ilvl="1" w:tplc="5BBA6FB4">
      <w:numFmt w:val="bullet"/>
      <w:lvlText w:val="•"/>
      <w:lvlJc w:val="left"/>
      <w:pPr>
        <w:ind w:left="167" w:hanging="97"/>
      </w:pPr>
      <w:rPr>
        <w:rFonts w:hint="default"/>
        <w:lang w:val="en-US" w:eastAsia="en-US" w:bidi="ar-SA"/>
      </w:rPr>
    </w:lvl>
    <w:lvl w:ilvl="2" w:tplc="C5C26106">
      <w:numFmt w:val="bullet"/>
      <w:lvlText w:val="•"/>
      <w:lvlJc w:val="left"/>
      <w:pPr>
        <w:ind w:left="234" w:hanging="97"/>
      </w:pPr>
      <w:rPr>
        <w:rFonts w:hint="default"/>
        <w:lang w:val="en-US" w:eastAsia="en-US" w:bidi="ar-SA"/>
      </w:rPr>
    </w:lvl>
    <w:lvl w:ilvl="3" w:tplc="A5B47B9E">
      <w:numFmt w:val="bullet"/>
      <w:lvlText w:val="•"/>
      <w:lvlJc w:val="left"/>
      <w:pPr>
        <w:ind w:left="302" w:hanging="97"/>
      </w:pPr>
      <w:rPr>
        <w:rFonts w:hint="default"/>
        <w:lang w:val="en-US" w:eastAsia="en-US" w:bidi="ar-SA"/>
      </w:rPr>
    </w:lvl>
    <w:lvl w:ilvl="4" w:tplc="D5C0E076">
      <w:numFmt w:val="bullet"/>
      <w:lvlText w:val="•"/>
      <w:lvlJc w:val="left"/>
      <w:pPr>
        <w:ind w:left="369" w:hanging="97"/>
      </w:pPr>
      <w:rPr>
        <w:rFonts w:hint="default"/>
        <w:lang w:val="en-US" w:eastAsia="en-US" w:bidi="ar-SA"/>
      </w:rPr>
    </w:lvl>
    <w:lvl w:ilvl="5" w:tplc="9454E3E2">
      <w:numFmt w:val="bullet"/>
      <w:lvlText w:val="•"/>
      <w:lvlJc w:val="left"/>
      <w:pPr>
        <w:ind w:left="437" w:hanging="97"/>
      </w:pPr>
      <w:rPr>
        <w:rFonts w:hint="default"/>
        <w:lang w:val="en-US" w:eastAsia="en-US" w:bidi="ar-SA"/>
      </w:rPr>
    </w:lvl>
    <w:lvl w:ilvl="6" w:tplc="04626B40">
      <w:numFmt w:val="bullet"/>
      <w:lvlText w:val="•"/>
      <w:lvlJc w:val="left"/>
      <w:pPr>
        <w:ind w:left="504" w:hanging="97"/>
      </w:pPr>
      <w:rPr>
        <w:rFonts w:hint="default"/>
        <w:lang w:val="en-US" w:eastAsia="en-US" w:bidi="ar-SA"/>
      </w:rPr>
    </w:lvl>
    <w:lvl w:ilvl="7" w:tplc="F3B656AA">
      <w:numFmt w:val="bullet"/>
      <w:lvlText w:val="•"/>
      <w:lvlJc w:val="left"/>
      <w:pPr>
        <w:ind w:left="572" w:hanging="97"/>
      </w:pPr>
      <w:rPr>
        <w:rFonts w:hint="default"/>
        <w:lang w:val="en-US" w:eastAsia="en-US" w:bidi="ar-SA"/>
      </w:rPr>
    </w:lvl>
    <w:lvl w:ilvl="8" w:tplc="4F42FA1E">
      <w:numFmt w:val="bullet"/>
      <w:lvlText w:val="•"/>
      <w:lvlJc w:val="left"/>
      <w:pPr>
        <w:ind w:left="639" w:hanging="97"/>
      </w:pPr>
      <w:rPr>
        <w:rFonts w:hint="default"/>
        <w:lang w:val="en-US" w:eastAsia="en-US" w:bidi="ar-SA"/>
      </w:rPr>
    </w:lvl>
  </w:abstractNum>
  <w:num w:numId="1" w16cid:durableId="36390797">
    <w:abstractNumId w:val="4"/>
  </w:num>
  <w:num w:numId="2" w16cid:durableId="1798790642">
    <w:abstractNumId w:val="3"/>
  </w:num>
  <w:num w:numId="3" w16cid:durableId="1196387965">
    <w:abstractNumId w:val="0"/>
  </w:num>
  <w:num w:numId="4" w16cid:durableId="1030372216">
    <w:abstractNumId w:val="1"/>
  </w:num>
  <w:num w:numId="5" w16cid:durableId="196033635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Gellman">
    <w15:presenceInfo w15:providerId="Windows Live" w15:userId="456c361c2abf25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EA8"/>
    <w:rsid w:val="000258AD"/>
    <w:rsid w:val="0009772A"/>
    <w:rsid w:val="000B763F"/>
    <w:rsid w:val="0025021A"/>
    <w:rsid w:val="003045BB"/>
    <w:rsid w:val="00426AC1"/>
    <w:rsid w:val="00487D5B"/>
    <w:rsid w:val="004F35AC"/>
    <w:rsid w:val="005E70CD"/>
    <w:rsid w:val="006F7348"/>
    <w:rsid w:val="00972181"/>
    <w:rsid w:val="00982EA8"/>
    <w:rsid w:val="00A97398"/>
    <w:rsid w:val="00AB08A4"/>
    <w:rsid w:val="00AB55C9"/>
    <w:rsid w:val="00AB6D1F"/>
    <w:rsid w:val="00B218FB"/>
    <w:rsid w:val="00B96BB0"/>
    <w:rsid w:val="00BA7963"/>
    <w:rsid w:val="00BB47FC"/>
    <w:rsid w:val="00BB7A42"/>
    <w:rsid w:val="00C92C6E"/>
    <w:rsid w:val="00CA7A38"/>
    <w:rsid w:val="00D9581E"/>
    <w:rsid w:val="00E17E19"/>
    <w:rsid w:val="00E562C7"/>
    <w:rsid w:val="00F54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AD53F"/>
  <w15:docId w15:val="{23551F01-2EEB-0C4F-84B1-C48E362E2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TIXGeneral" w:eastAsia="STIXGeneral" w:hAnsi="STIXGeneral" w:cs="STIXGeneral"/>
    </w:rPr>
  </w:style>
  <w:style w:type="paragraph" w:styleId="Heading1">
    <w:name w:val="heading 1"/>
    <w:basedOn w:val="Normal"/>
    <w:uiPriority w:val="9"/>
    <w:qFormat/>
    <w:pPr>
      <w:spacing w:line="362" w:lineRule="exact"/>
      <w:ind w:left="405" w:hanging="3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line="362" w:lineRule="exact"/>
      <w:ind w:left="405" w:hanging="30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F35AC"/>
    <w:rPr>
      <w:color w:val="0000FF" w:themeColor="hyperlink"/>
      <w:u w:val="single"/>
    </w:rPr>
  </w:style>
  <w:style w:type="character" w:styleId="UnresolvedMention">
    <w:name w:val="Unresolved Mention"/>
    <w:basedOn w:val="DefaultParagraphFont"/>
    <w:uiPriority w:val="99"/>
    <w:semiHidden/>
    <w:unhideWhenUsed/>
    <w:rsid w:val="004F35AC"/>
    <w:rPr>
      <w:color w:val="605E5C"/>
      <w:shd w:val="clear" w:color="auto" w:fill="E1DFDD"/>
    </w:rPr>
  </w:style>
  <w:style w:type="character" w:styleId="LineNumber">
    <w:name w:val="line number"/>
    <w:basedOn w:val="DefaultParagraphFont"/>
    <w:uiPriority w:val="99"/>
    <w:semiHidden/>
    <w:unhideWhenUsed/>
    <w:rsid w:val="0009772A"/>
  </w:style>
  <w:style w:type="character" w:styleId="CommentReference">
    <w:name w:val="annotation reference"/>
    <w:basedOn w:val="DefaultParagraphFont"/>
    <w:uiPriority w:val="99"/>
    <w:semiHidden/>
    <w:unhideWhenUsed/>
    <w:rsid w:val="00AB55C9"/>
    <w:rPr>
      <w:sz w:val="16"/>
      <w:szCs w:val="16"/>
    </w:rPr>
  </w:style>
  <w:style w:type="paragraph" w:styleId="CommentText">
    <w:name w:val="annotation text"/>
    <w:basedOn w:val="Normal"/>
    <w:link w:val="CommentTextChar"/>
    <w:uiPriority w:val="99"/>
    <w:unhideWhenUsed/>
    <w:rsid w:val="00AB55C9"/>
    <w:rPr>
      <w:sz w:val="20"/>
      <w:szCs w:val="20"/>
    </w:rPr>
  </w:style>
  <w:style w:type="character" w:customStyle="1" w:styleId="CommentTextChar">
    <w:name w:val="Comment Text Char"/>
    <w:basedOn w:val="DefaultParagraphFont"/>
    <w:link w:val="CommentText"/>
    <w:uiPriority w:val="99"/>
    <w:rsid w:val="00AB55C9"/>
    <w:rPr>
      <w:rFonts w:ascii="STIXGeneral" w:eastAsia="STIXGeneral" w:hAnsi="STIXGeneral" w:cs="STIXGeneral"/>
      <w:sz w:val="20"/>
      <w:szCs w:val="20"/>
    </w:rPr>
  </w:style>
  <w:style w:type="paragraph" w:styleId="CommentSubject">
    <w:name w:val="annotation subject"/>
    <w:basedOn w:val="CommentText"/>
    <w:next w:val="CommentText"/>
    <w:link w:val="CommentSubjectChar"/>
    <w:uiPriority w:val="99"/>
    <w:semiHidden/>
    <w:unhideWhenUsed/>
    <w:rsid w:val="00AB55C9"/>
    <w:rPr>
      <w:b/>
      <w:bCs/>
    </w:rPr>
  </w:style>
  <w:style w:type="character" w:customStyle="1" w:styleId="CommentSubjectChar">
    <w:name w:val="Comment Subject Char"/>
    <w:basedOn w:val="CommentTextChar"/>
    <w:link w:val="CommentSubject"/>
    <w:uiPriority w:val="99"/>
    <w:semiHidden/>
    <w:rsid w:val="00AB55C9"/>
    <w:rPr>
      <w:rFonts w:ascii="STIXGeneral" w:eastAsia="STIXGeneral" w:hAnsi="STIXGeneral" w:cs="STIXGeneral"/>
      <w:b/>
      <w:bCs/>
      <w:sz w:val="20"/>
      <w:szCs w:val="20"/>
    </w:rPr>
  </w:style>
  <w:style w:type="paragraph" w:styleId="Revision">
    <w:name w:val="Revision"/>
    <w:hidden/>
    <w:uiPriority w:val="99"/>
    <w:semiHidden/>
    <w:rsid w:val="00AB55C9"/>
    <w:pPr>
      <w:widowControl/>
      <w:autoSpaceDE/>
      <w:autoSpaceDN/>
    </w:pPr>
    <w:rPr>
      <w:rFonts w:ascii="STIXGeneral" w:eastAsia="STIXGeneral" w:hAnsi="STIXGeneral" w:cs="STIXGener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hyperlink" Target="https://www.fs.usda.gov/treesearch/pubs/22647" TargetMode="External"/><Relationship Id="rId26" Type="http://schemas.openxmlformats.org/officeDocument/2006/relationships/hyperlink" Target="http://dx.doi.org/10.1016/j.reseneeco.2013.11.001"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dx.doi.org/10.1016/j.jenvman.2016.06.024" TargetMode="External"/><Relationship Id="rId34" Type="http://schemas.openxmlformats.org/officeDocument/2006/relationships/hyperlink" Target="https://academic.oup.com/bioscience/article/44/6/418/255658"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www.annualreviews.org/doi/10.1146/annurev.es.11.110180.001313" TargetMode="External"/><Relationship Id="rId33" Type="http://schemas.openxmlformats.org/officeDocument/2006/relationships/hyperlink" Target="http://doi.wiley.com/10.1046/j.1365-2486.2000.00308.x"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dx.doi.org/10.1016/j.jenvman.2016.06.024" TargetMode="External"/><Relationship Id="rId29" Type="http://schemas.openxmlformats.org/officeDocument/2006/relationships/hyperlink" Target="https://doi.org/10.1038/nature00910"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annualreviews.org/doi/10.1146/annurev.es.11.110180.001313" TargetMode="External"/><Relationship Id="rId32" Type="http://schemas.openxmlformats.org/officeDocument/2006/relationships/hyperlink" Target="http://doi.wiley.com/10.1046/j.1365-2486.2000.00308.x" TargetMode="External"/><Relationship Id="rId37" Type="http://schemas.openxmlformats.org/officeDocument/2006/relationships/hyperlink" Target="http://www.jstor.org/stable/j.ctv39x77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l.sciencesocieties.org/publications/sh/abstracts/55/5/sh13-05-0015" TargetMode="External"/><Relationship Id="rId28" Type="http://schemas.openxmlformats.org/officeDocument/2006/relationships/hyperlink" Target="https://www.soils.org/publications/sssaj/abstracts/61/1/SS0610010131" TargetMode="External"/><Relationship Id="rId36" Type="http://schemas.openxmlformats.org/officeDocument/2006/relationships/hyperlink" Target="http://www.jstor.org/stable/j.ctv39x77c" TargetMode="External"/><Relationship Id="rId10" Type="http://schemas.microsoft.com/office/2016/09/relationships/commentsIds" Target="commentsIds.xml"/><Relationship Id="rId19" Type="http://schemas.openxmlformats.org/officeDocument/2006/relationships/hyperlink" Target="http://doi.wiley.com/10.1111/1365-2664.12494" TargetMode="External"/><Relationship Id="rId31" Type="http://schemas.openxmlformats.org/officeDocument/2006/relationships/hyperlink" Target="http://www.nfs.unl.edu/"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dl.sciencesocieties.org/publications/sh/abstracts/55/5/sh13-05-0015" TargetMode="External"/><Relationship Id="rId27" Type="http://schemas.openxmlformats.org/officeDocument/2006/relationships/hyperlink" Target="http://dx.doi.org/10.1016/j.reseneeco.2013.11.001" TargetMode="External"/><Relationship Id="rId30" Type="http://schemas.openxmlformats.org/officeDocument/2006/relationships/hyperlink" Target="https://www.sciencedirect.com/science/article/pii/S0048969722067961" TargetMode="External"/><Relationship Id="rId35" Type="http://schemas.openxmlformats.org/officeDocument/2006/relationships/hyperlink" Target="https://academic.oup.com/bioscience/article/44/6/418/2556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B4A12-1A07-4D2A-B381-5880B864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10</Pages>
  <Words>5240</Words>
  <Characters>29872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The limited value of carbon benefits from grassland afforestation in the U.S. Great Plains</vt:lpstr>
    </vt:vector>
  </TitlesOfParts>
  <Company/>
  <LinksUpToDate>false</LinksUpToDate>
  <CharactersWithSpaces>35042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limited value of carbon benefits from grassland afforestation in the U.S. Great Plains</dc:title>
  <cp:lastModifiedBy>Jacob Gellman</cp:lastModifiedBy>
  <cp:revision>11</cp:revision>
  <dcterms:created xsi:type="dcterms:W3CDTF">2022-12-07T15:02:00Z</dcterms:created>
  <dcterms:modified xsi:type="dcterms:W3CDTF">2022-12-22T23:06:00Z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2022-12-06T00:00:00Z</vt:filetime>
  </property>
  <property fmtid="{D5CDD505-2E9C-101B-9397-08002B2CF9AE}" pid="3" name="Creator">
    <vt:lpwstr>LaTeX3; cas-sc.cls; hyperref.sty</vt:lpwstr>
  </property>
  <property fmtid="{D5CDD505-2E9C-101B-9397-08002B2CF9AE}" pid="4" name="LastSaved">
    <vt:filetime>2022-12-07T00:00:00Z</vt:filetime>
  </property>
  <property fmtid="{D5CDD505-2E9C-101B-9397-08002B2CF9AE}" pid="5" name="PTEX.Fullbanner">
    <vt:lpwstr>This is pdfTeX, Version 3.14159265-2.6-1.40.18 (TeX Live 2017) kpathsea version 6.2.3</vt:lpwstr>
  </property>
  <property fmtid="{D5CDD505-2E9C-101B-9397-08002B2CF9AE}" pid="6" name="Producer">
    <vt:lpwstr>pdfTeX;</vt:lpwstr>
  </property>
</Properties>
</file>